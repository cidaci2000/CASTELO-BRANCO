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B205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EFDA2">
            <w:pPr>
              <w:snapToGrid w:val="0"/>
              <w:rPr>
                <w:rFonts w:ascii="Arial" w:hAnsi="Arial" w:cs="Arial"/>
              </w:rPr>
            </w:pPr>
          </w:p>
          <w:p w14:paraId="72C65052">
            <w:pPr>
              <w:spacing w:before="0" w:after="1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PRÉ-PROJETO 2026</w:t>
            </w:r>
          </w:p>
        </w:tc>
      </w:tr>
    </w:tbl>
    <w:p w14:paraId="214CF9BF">
      <w:pPr>
        <w:ind w:firstLine="426"/>
        <w:rPr>
          <w:rFonts w:ascii="Arial" w:hAnsi="Arial" w:cs="Arial"/>
        </w:rPr>
      </w:pP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2BB2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17CB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NOME:Fabricio De Oliveira Garcia     Nº4</w:t>
            </w:r>
          </w:p>
        </w:tc>
      </w:tr>
      <w:tr w14:paraId="55C48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6F62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NOME:Nikolas Rafael Galvao     Nº14</w:t>
            </w:r>
          </w:p>
        </w:tc>
      </w:tr>
      <w:tr w14:paraId="72B2D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F28A9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TELEFONE (S)</w:t>
            </w:r>
          </w:p>
        </w:tc>
      </w:tr>
      <w:tr w14:paraId="7EC2C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BEA68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E-MAIL fabricio.oliveira.garcia@escola.pr.gov.br</w:t>
            </w:r>
          </w:p>
        </w:tc>
      </w:tr>
      <w:tr w14:paraId="2C909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C0770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CURSO ADS</w:t>
            </w:r>
          </w:p>
        </w:tc>
      </w:tr>
      <w:tr w14:paraId="7E9DA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3CB9E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TURMA: 3TEC</w:t>
            </w:r>
          </w:p>
        </w:tc>
      </w:tr>
    </w:tbl>
    <w:p w14:paraId="6F2BEDC4">
      <w:pPr>
        <w:rPr>
          <w:rFonts w:ascii="Arial" w:hAnsi="Arial" w:cs="Arial"/>
          <w:b/>
        </w:rPr>
      </w:pPr>
    </w:p>
    <w:p w14:paraId="40ADAC54">
      <w:pPr>
        <w:rPr>
          <w:rFonts w:ascii="Arial" w:hAnsi="Arial" w:cs="Arial"/>
        </w:rPr>
      </w:pPr>
      <w:r>
        <w:rPr>
          <w:rFonts w:ascii="Arial" w:hAnsi="Arial" w:cs="Arial"/>
          <w:b/>
        </w:rPr>
        <w:t>ALUNO(s) É OBRIGATÓRIO EM ANEXO AO PRÉ-PROJETO, NO MÍNIMO UMA TELA DE INTERFACE (TELA PRINCIPAL) JUNTO AO PROJETO.</w:t>
      </w:r>
    </w:p>
    <w:p w14:paraId="3F49FE93">
      <w:pPr>
        <w:rPr>
          <w:rFonts w:hint="default" w:ascii="Arial" w:hAnsi="Arial" w:cs="Arial"/>
          <w:b/>
          <w:lang w:val="pt-BR"/>
        </w:rPr>
      </w:pPr>
      <w:ins w:id="0" w:author="apare" w:date="2026-03-13T07:23:20Z">
        <w:r>
          <w:rPr>
            <w:rFonts w:hint="default" w:ascii="Arial" w:hAnsi="Arial" w:cs="Arial"/>
            <w:b/>
            <w:lang w:val="pt-BR"/>
          </w:rPr>
          <w:t>I</w:t>
        </w:r>
      </w:ins>
      <w:ins w:id="1" w:author="apare" w:date="2026-03-13T07:23:21Z">
        <w:r>
          <w:rPr>
            <w:rFonts w:hint="default" w:ascii="Arial" w:hAnsi="Arial" w:cs="Arial"/>
            <w:b/>
            <w:lang w:val="pt-BR"/>
          </w:rPr>
          <w:t>NSER</w:t>
        </w:r>
      </w:ins>
      <w:ins w:id="2" w:author="apare" w:date="2026-03-13T07:23:22Z">
        <w:r>
          <w:rPr>
            <w:rFonts w:hint="default" w:ascii="Arial" w:hAnsi="Arial" w:cs="Arial"/>
            <w:b/>
            <w:lang w:val="pt-BR"/>
          </w:rPr>
          <w:t xml:space="preserve">IR </w:t>
        </w:r>
      </w:ins>
      <w:ins w:id="3" w:author="apare" w:date="2026-03-13T07:23:24Z">
        <w:r>
          <w:rPr>
            <w:rFonts w:hint="default" w:ascii="Arial" w:hAnsi="Arial" w:cs="Arial"/>
            <w:b/>
            <w:lang w:val="pt-BR"/>
          </w:rPr>
          <w:t>PR</w:t>
        </w:r>
      </w:ins>
      <w:ins w:id="4" w:author="apare" w:date="2026-03-13T07:23:25Z">
        <w:r>
          <w:rPr>
            <w:rFonts w:hint="default" w:ascii="Arial" w:hAnsi="Arial" w:cs="Arial"/>
            <w:b/>
            <w:lang w:val="pt-BR"/>
          </w:rPr>
          <w:t>IMEI</w:t>
        </w:r>
      </w:ins>
      <w:ins w:id="5" w:author="apare" w:date="2026-03-13T07:23:26Z">
        <w:r>
          <w:rPr>
            <w:rFonts w:hint="default" w:ascii="Arial" w:hAnsi="Arial" w:cs="Arial"/>
            <w:b/>
            <w:lang w:val="pt-BR"/>
          </w:rPr>
          <w:t xml:space="preserve">RA </w:t>
        </w:r>
      </w:ins>
      <w:ins w:id="6" w:author="apare" w:date="2026-03-13T07:23:27Z">
        <w:r>
          <w:rPr>
            <w:rFonts w:hint="default" w:ascii="Arial" w:hAnsi="Arial" w:cs="Arial"/>
            <w:b/>
            <w:lang w:val="pt-BR"/>
          </w:rPr>
          <w:t xml:space="preserve">TELA </w:t>
        </w:r>
      </w:ins>
      <w:ins w:id="7" w:author="apare" w:date="2026-03-13T07:23:29Z">
        <w:r>
          <w:rPr>
            <w:rFonts w:hint="default" w:ascii="Arial" w:hAnsi="Arial" w:cs="Arial"/>
            <w:b/>
            <w:lang w:val="pt-BR"/>
          </w:rPr>
          <w:t>DO P</w:t>
        </w:r>
      </w:ins>
      <w:ins w:id="8" w:author="apare" w:date="2026-03-13T07:23:30Z">
        <w:r>
          <w:rPr>
            <w:rFonts w:hint="default" w:ascii="Arial" w:hAnsi="Arial" w:cs="Arial"/>
            <w:b/>
            <w:lang w:val="pt-BR"/>
          </w:rPr>
          <w:t>ROJE</w:t>
        </w:r>
      </w:ins>
      <w:ins w:id="9" w:author="apare" w:date="2026-03-13T07:23:31Z">
        <w:r>
          <w:rPr>
            <w:rFonts w:hint="default" w:ascii="Arial" w:hAnsi="Arial" w:cs="Arial"/>
            <w:b/>
            <w:lang w:val="pt-BR"/>
          </w:rPr>
          <w:t>TO</w:t>
        </w:r>
      </w:ins>
    </w:p>
    <w:p w14:paraId="3960D3E5">
      <w:pPr>
        <w:rPr>
          <w:rFonts w:ascii="Arial" w:hAnsi="Arial" w:cs="Arial"/>
          <w:b/>
        </w:rPr>
      </w:pPr>
      <w:r>
        <w:rPr>
          <w:rFonts w:ascii="Arial" w:hAnsi="Arial" w:cs="Arial"/>
        </w:rPr>
        <w:t>TITULO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33B9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A2E3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Título do projeto:Cuidar &amp; Viver </w:t>
            </w:r>
          </w:p>
        </w:tc>
      </w:tr>
    </w:tbl>
    <w:p w14:paraId="3E1EE21E">
      <w:pPr>
        <w:rPr>
          <w:rFonts w:ascii="Arial" w:hAnsi="Arial" w:cs="Arial"/>
        </w:rPr>
      </w:pPr>
    </w:p>
    <w:p w14:paraId="196F85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INTRODUÇÃO                                                      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5197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1" w:hRule="atLeast"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E145A">
            <w:pPr>
              <w:snapToGrid/>
              <w:spacing w:line="360" w:lineRule="auto"/>
              <w:jc w:val="both"/>
              <w:rPr>
                <w:del w:id="11" w:author="apare" w:date="2026-03-13T07:23:38Z"/>
                <w:rFonts w:ascii="Arial" w:hAnsi="Arial" w:cs="Arial"/>
              </w:rPr>
              <w:pPrChange w:id="10" w:author="apare" w:date="2026-03-13T07:55:23Z">
                <w:pPr>
                  <w:snapToGrid w:val="0"/>
                </w:pPr>
              </w:pPrChange>
            </w:pPr>
          </w:p>
          <w:p w14:paraId="053E145A">
            <w:pPr>
              <w:spacing w:before="0" w:after="160" w:line="360" w:lineRule="auto"/>
              <w:jc w:val="both"/>
              <w:rPr>
                <w:ins w:id="13" w:author="apare" w:date="2026-03-13T07:40:24Z"/>
                <w:rFonts w:hint="default" w:ascii="Arial" w:hAnsi="Arial" w:eastAsia="Segoe UI" w:cs="Arial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pt-BR"/>
              </w:rPr>
              <w:pPrChange w:id="12" w:author="apare" w:date="2026-03-13T07:55:23Z">
                <w:pPr>
                  <w:spacing w:before="0" w:after="160"/>
                </w:pPr>
              </w:pPrChange>
            </w:pPr>
            <w:ins w:id="14" w:author="apare" w:date="2026-03-13T07:29:22Z">
              <w:r>
                <w:rPr>
                  <w:rFonts w:ascii="Arial" w:hAnsi="Arial" w:eastAsia="Segoe UI" w:cs="Arial"/>
                  <w:i w:val="0"/>
                  <w:iCs w:val="0"/>
                  <w:caps w:val="0"/>
                  <w:color w:val="0F1115"/>
                  <w:spacing w:val="0"/>
                  <w:sz w:val="22"/>
                  <w:szCs w:val="22"/>
                  <w:shd w:val="clear" w:fill="FFFFFF"/>
                  <w:rPrChange w:id="15" w:author="apare" w:date="2026-03-13T07:29:37Z"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Trata-se de uma unidade de saúde de média complexidade, focada no atendimento ambulatorial. Seu escopo de serviços inclui consultas com médicos especialistas, realização de exames de diagnóstico e a execução de pequenos procedimentos, não oferecendo serviço de internamento.</w:t>
              </w:r>
            </w:ins>
            <w:ins w:id="17" w:author="apare" w:date="2026-03-13T07:29:54Z">
              <w:r>
                <w:rPr>
                  <w:rFonts w:hint="default" w:ascii="Arial" w:hAnsi="Arial" w:eastAsia="Segoe UI" w:cs="Arial"/>
                  <w:i w:val="0"/>
                  <w:iCs w:val="0"/>
                  <w:caps w:val="0"/>
                  <w:color w:val="0F1115"/>
                  <w:spacing w:val="0"/>
                  <w:sz w:val="22"/>
                  <w:szCs w:val="22"/>
                  <w:shd w:val="clear" w:fill="FFFFFF"/>
                  <w:lang w:val="pt-BR"/>
                </w:rPr>
                <w:t xml:space="preserve"> </w:t>
              </w:r>
            </w:ins>
          </w:p>
          <w:p w14:paraId="053E145A">
            <w:pPr>
              <w:spacing w:before="0" w:after="160" w:line="240" w:lineRule="auto"/>
              <w:ind w:left="1416"/>
              <w:jc w:val="both"/>
              <w:rPr>
                <w:ins w:id="19" w:author="apare" w:date="2026-03-13T07:30:27Z"/>
                <w:rFonts w:hint="default" w:ascii="Arial" w:hAnsi="Arial" w:eastAsia="Times New Roman" w:cs="Arial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/>
                <w:lang w:val="pt-BR"/>
                <w:rPrChange w:id="20" w:author="apare" w:date="2026-03-13T07:40:41Z">
                  <w:rPr>
                    <w:ins w:id="21" w:author="apare" w:date="2026-03-13T07:30:27Z"/>
                    <w:rFonts w:hint="default" w:ascii="Arial" w:hAnsi="Arial" w:eastAsia="Segoe UI" w:cs="Arial"/>
                    <w:i w:val="0"/>
                    <w:iCs w:val="0"/>
                    <w:caps w:val="0"/>
                    <w:color w:val="0F1115"/>
                    <w:spacing w:val="0"/>
                    <w:sz w:val="22"/>
                    <w:szCs w:val="22"/>
                    <w:shd w:val="clear" w:fill="FFFFFF"/>
                    <w:lang w:val="pt-BR"/>
                  </w:rPr>
                </w:rPrChange>
              </w:rPr>
              <w:pPrChange w:id="18" w:author="apare" w:date="2026-03-13T07:55:47Z">
                <w:pPr>
                  <w:spacing w:before="0" w:after="160"/>
                </w:pPr>
              </w:pPrChange>
            </w:pPr>
            <w:ins w:id="22" w:author="apare" w:date="2026-03-13T07:40:27Z">
              <w:r>
                <w:rPr>
                  <w:rFonts w:ascii="Arial" w:hAnsi="Arial" w:eastAsia="Times New Roman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rPrChange w:id="23" w:author="apare" w:date="2026-03-13T07:40:41Z">
                    <w:rPr>
                      <w:rFonts w:ascii="sans-serif" w:hAnsi="sans-serif" w:eastAsia="sans-serif" w:cs="sans-serif"/>
                      <w:i w:val="0"/>
                      <w:iCs w:val="0"/>
                      <w:caps w:val="0"/>
                      <w:color w:val="61767D"/>
                      <w:spacing w:val="0"/>
                      <w:sz w:val="30"/>
                      <w:szCs w:val="30"/>
                      <w:shd w:val="clear" w:fill="FFFFFF"/>
                    </w:rPr>
                  </w:rPrChange>
                </w:rPr>
                <w:t>Qualificar o diagnóstico precoce e resolutividade no tratamento, melhorar os resultados sanitários nas condições crônicas, diminuir as referências a hospitais e produzir serviços mais custo/efetivos, aumentar a eficiência dos sistemas de atenção à saúde, garantir a integralidade do cuidado e aumentar a satisfação dos usuários.</w:t>
              </w:r>
            </w:ins>
            <w:ins w:id="25" w:author="apare" w:date="2026-03-13T07:46:23Z">
              <w:r>
                <w:rPr>
                  <w:rFonts w:hint="default" w:ascii="Arial" w:hAnsi="Arial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lang w:val="pt-BR"/>
                </w:rPr>
                <w:t>(</w:t>
              </w:r>
            </w:ins>
            <w:ins w:id="26" w:author="apare" w:date="2026-03-13T07:46:25Z">
              <w:r>
                <w:rPr>
                  <w:rFonts w:hint="default" w:ascii="Arial" w:hAnsi="Arial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lang w:val="pt-BR"/>
                </w:rPr>
                <w:t>BA</w:t>
              </w:r>
            </w:ins>
            <w:ins w:id="27" w:author="apare" w:date="2026-03-13T07:46:26Z">
              <w:r>
                <w:rPr>
                  <w:rFonts w:hint="default" w:ascii="Arial" w:hAnsi="Arial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lang w:val="pt-BR"/>
                </w:rPr>
                <w:t>HIA</w:t>
              </w:r>
            </w:ins>
            <w:ins w:id="28" w:author="apare" w:date="2026-03-13T07:46:27Z">
              <w:r>
                <w:rPr>
                  <w:rFonts w:hint="default" w:ascii="Arial" w:hAnsi="Arial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lang w:val="pt-BR"/>
                </w:rPr>
                <w:t>,</w:t>
              </w:r>
            </w:ins>
            <w:ins w:id="29" w:author="apare" w:date="2026-03-13T07:46:46Z">
              <w:r>
                <w:rPr>
                  <w:rFonts w:hint="default" w:ascii="Arial" w:hAnsi="Arial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lang w:val="pt-BR"/>
                </w:rPr>
                <w:t xml:space="preserve"> </w:t>
              </w:r>
            </w:ins>
            <w:ins w:id="30" w:author="apare" w:date="2026-03-13T07:46:28Z">
              <w:r>
                <w:rPr>
                  <w:rFonts w:hint="default" w:ascii="Arial" w:hAnsi="Arial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lang w:val="pt-BR"/>
                </w:rPr>
                <w:t>20</w:t>
              </w:r>
            </w:ins>
            <w:ins w:id="31" w:author="apare" w:date="2026-03-13T07:46:29Z">
              <w:r>
                <w:rPr>
                  <w:rFonts w:hint="default" w:ascii="Arial" w:hAnsi="Arial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lang w:val="pt-BR"/>
                </w:rPr>
                <w:t>26</w:t>
              </w:r>
            </w:ins>
            <w:ins w:id="32" w:author="apare" w:date="2026-03-13T07:46:49Z">
              <w:r>
                <w:rPr>
                  <w:rFonts w:hint="default" w:ascii="Arial" w:hAnsi="Arial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lang w:val="pt-BR"/>
                </w:rPr>
                <w:t>)</w:t>
              </w:r>
            </w:ins>
            <w:ins w:id="33" w:author="apare" w:date="2026-03-13T07:46:50Z">
              <w:r>
                <w:rPr>
                  <w:rFonts w:hint="default" w:ascii="Arial" w:hAnsi="Arial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lang w:val="pt-BR"/>
                </w:rPr>
                <w:t>.</w:t>
              </w:r>
            </w:ins>
          </w:p>
          <w:p w14:paraId="1AEFB2B5">
            <w:pPr>
              <w:spacing w:before="0" w:after="160" w:line="360" w:lineRule="auto"/>
              <w:jc w:val="both"/>
              <w:rPr>
                <w:rFonts w:ascii="Arial" w:hAnsi="Arial" w:cs="Arial"/>
              </w:rPr>
              <w:pPrChange w:id="34" w:author="apare" w:date="2026-03-13T07:23:57Z">
                <w:pPr>
                  <w:spacing w:before="0" w:after="160"/>
                </w:pPr>
              </w:pPrChange>
            </w:pPr>
            <w:r>
              <w:rPr>
                <w:rFonts w:ascii="Arial" w:hAnsi="Arial" w:cs="Arial"/>
              </w:rPr>
              <w:t xml:space="preserve">Clínica oferece cuidados médicos especializados com uma equipe qualificada e um atendimento humanizado. </w:t>
            </w:r>
            <w:ins w:id="35" w:author="apare" w:date="2026-03-13T07:54:58Z">
              <w:r>
                <w:rPr>
                  <w:rFonts w:hint="default" w:ascii="Arial" w:hAnsi="Arial" w:cs="Arial"/>
                  <w:lang w:val="pt-BR"/>
                </w:rPr>
                <w:t>C</w:t>
              </w:r>
            </w:ins>
            <w:ins w:id="36" w:author="apare" w:date="2026-03-13T07:54:59Z">
              <w:r>
                <w:rPr>
                  <w:rFonts w:hint="default" w:ascii="Arial" w:hAnsi="Arial" w:cs="Arial"/>
                  <w:lang w:val="pt-BR"/>
                </w:rPr>
                <w:t>on</w:t>
              </w:r>
            </w:ins>
            <w:ins w:id="37" w:author="apare" w:date="2026-03-13T07:55:00Z">
              <w:r>
                <w:rPr>
                  <w:rFonts w:hint="default" w:ascii="Arial" w:hAnsi="Arial" w:cs="Arial"/>
                  <w:lang w:val="pt-BR"/>
                </w:rPr>
                <w:t>form</w:t>
              </w:r>
            </w:ins>
            <w:ins w:id="38" w:author="apare" w:date="2026-03-13T07:55:01Z">
              <w:r>
                <w:rPr>
                  <w:rFonts w:hint="default" w:ascii="Arial" w:hAnsi="Arial" w:cs="Arial"/>
                  <w:lang w:val="pt-BR"/>
                </w:rPr>
                <w:t>e</w:t>
              </w:r>
            </w:ins>
            <w:ins w:id="39" w:author="apare" w:date="2026-03-13T07:55:02Z">
              <w:r>
                <w:rPr>
                  <w:rFonts w:hint="default" w:ascii="Arial" w:hAnsi="Arial" w:cs="Arial"/>
                  <w:lang w:val="pt-BR"/>
                </w:rPr>
                <w:t xml:space="preserve"> </w:t>
              </w:r>
            </w:ins>
            <w:ins w:id="40" w:author="apare" w:date="2026-03-13T07:55:02Z">
              <w:r>
                <w:rPr>
                  <w:rFonts w:ascii="Helvetica" w:hAnsi="Helvetica" w:eastAsia="Helvetica" w:cs="Helvetica"/>
                  <w:i w:val="0"/>
                  <w:iCs w:val="0"/>
                  <w:caps w:val="0"/>
                  <w:color w:val="222222"/>
                  <w:spacing w:val="0"/>
                  <w:sz w:val="24"/>
                  <w:szCs w:val="24"/>
                  <w:shd w:val="clear" w:fill="FFFFFF"/>
                </w:rPr>
                <w:t>Satto (2026)</w:t>
              </w:r>
            </w:ins>
            <w:ins w:id="41" w:author="apare" w:date="2026-03-13T07:55:04Z">
              <w:r>
                <w:rPr>
                  <w:rFonts w:hint="default" w:ascii="Helvetica" w:hAnsi="Helvetica" w:eastAsia="Helvetica" w:cs="Helvetica"/>
                  <w:i w:val="0"/>
                  <w:iCs w:val="0"/>
                  <w:caps w:val="0"/>
                  <w:color w:val="222222"/>
                  <w:spacing w:val="0"/>
                  <w:sz w:val="24"/>
                  <w:szCs w:val="24"/>
                  <w:shd w:val="clear" w:fill="FFFFFF"/>
                  <w:lang w:val="pt-BR"/>
                </w:rPr>
                <w:t xml:space="preserve">, </w:t>
              </w:r>
            </w:ins>
            <w:ins w:id="42" w:author="apare" w:date="2026-03-13T07:51:52Z">
              <w:r>
                <w:rPr>
                  <w:rFonts w:ascii="Arial" w:hAnsi="Arial" w:eastAsia="Segoe UI" w:cs="Arial"/>
                  <w:i w:val="0"/>
                  <w:iCs w:val="0"/>
                  <w:caps w:val="0"/>
                  <w:color w:val="3A3A3C"/>
                  <w:spacing w:val="0"/>
                  <w:sz w:val="22"/>
                  <w:szCs w:val="22"/>
                  <w:shd w:val="clear" w:fill="FFFFFF"/>
                  <w:rPrChange w:id="43" w:author="apare" w:date="2026-03-13T07:52:07Z"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3A3A3C"/>
                      <w:spacing w:val="0"/>
                      <w:sz w:val="21"/>
                      <w:szCs w:val="21"/>
                      <w:shd w:val="clear" w:fill="FFFFFF"/>
                    </w:rPr>
                  </w:rPrChange>
                </w:rPr>
                <w:t>A definição de atendimento humanizado se baseia na compreensão da importância de estabelecer conexão emocional com a pessoa que está sendo atendida, entendendo que ela é única, com suas histórias, experiências e sentimentos. Nesse sentido, o atendente deve enxergar, escutar e se conectar com quem está sendo atendido.</w:t>
              </w:r>
            </w:ins>
            <w:ins w:id="45" w:author="apare" w:date="2026-03-13T07:55:22Z">
              <w:r>
                <w:rPr>
                  <w:rFonts w:hint="default" w:ascii="Arial" w:hAnsi="Arial" w:eastAsia="Segoe UI" w:cs="Arial"/>
                  <w:i w:val="0"/>
                  <w:iCs w:val="0"/>
                  <w:caps w:val="0"/>
                  <w:color w:val="3A3A3C"/>
                  <w:spacing w:val="0"/>
                  <w:sz w:val="22"/>
                  <w:szCs w:val="22"/>
                  <w:shd w:val="clear" w:fill="FFFFFF"/>
                  <w:lang w:val="pt-BR"/>
                </w:rPr>
                <w:t xml:space="preserve"> </w:t>
              </w:r>
            </w:ins>
            <w:r>
              <w:rPr>
                <w:rFonts w:ascii="Arial" w:hAnsi="Arial" w:cs="Arial"/>
              </w:rPr>
              <w:t>Com infraestrutura moderna e tecnologias avançadas, buscamos proporcionar um atendimento de excelência, focado na saúde e bem-estar dos pacientes. Nosso objetivo é garantir um tratamento eficiente e completo, promovendo qualidade de vida e prevenção de doenças.</w:t>
            </w:r>
          </w:p>
        </w:tc>
      </w:tr>
    </w:tbl>
    <w:p w14:paraId="0DAEBFA9">
      <w:pPr>
        <w:rPr>
          <w:rFonts w:ascii="Arial" w:hAnsi="Arial" w:cs="Arial"/>
        </w:rPr>
      </w:pPr>
      <w:r>
        <w:rPr>
          <w:rFonts w:ascii="Arial" w:hAnsi="Arial" w:cs="Arial"/>
        </w:rPr>
        <w:t>HIPÓTESE / SOLUÇÃO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5F98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A3155">
            <w:pPr>
              <w:snapToGrid w:val="0"/>
              <w:spacing w:line="360" w:lineRule="auto"/>
              <w:jc w:val="both"/>
              <w:rPr>
                <w:rFonts w:ascii="Arial" w:hAnsi="Arial" w:cs="Arial"/>
              </w:rPr>
              <w:pPrChange w:id="46" w:author="apare" w:date="2026-03-13T07:56:43Z">
                <w:pPr>
                  <w:snapToGrid w:val="0"/>
                </w:pPr>
              </w:pPrChange>
            </w:pPr>
            <w:r>
              <w:rPr>
                <w:rFonts w:ascii="Arial" w:hAnsi="Arial" w:cs="Arial"/>
              </w:rPr>
              <w:t>A crescente demanda por serviços de saúde de qualidade e a dificuldade de acesso a tratamentos médicos especializados motivaram a criação desta clínica. A região apresenta uma carência de unidades de saúde com atendimento personalizado e infraestrutura moderna, o que leva os pacientes a enfrentarem longas filas e atrasos no atendimento.</w:t>
            </w:r>
          </w:p>
          <w:p w14:paraId="77FBED62">
            <w:pPr>
              <w:snapToGrid w:val="0"/>
              <w:spacing w:line="360" w:lineRule="auto"/>
              <w:jc w:val="both"/>
              <w:rPr>
                <w:rFonts w:ascii="Arial" w:hAnsi="Arial" w:cs="Arial"/>
              </w:rPr>
              <w:pPrChange w:id="47" w:author="apare" w:date="2026-03-13T07:56:43Z">
                <w:pPr>
                  <w:snapToGrid w:val="0"/>
                </w:pPr>
              </w:pPrChange>
            </w:pPr>
            <w:r>
              <w:rPr>
                <w:rFonts w:ascii="Arial" w:hAnsi="Arial" w:cs="Arial"/>
              </w:rPr>
              <w:t>Além disso, a falta de integração entre diferentes especialidades médicas dificulta a realização de diagnósticos rápidos e tratamentos eficazes. A clínica visa sanar esses problemas oferecendo um serviço de saúde mais acessível, com equipe multidisciplinar, atendimento humanizado e a utilização de tecnologias avançadas para diagnóstico e tratamento.</w:t>
            </w:r>
          </w:p>
          <w:p w14:paraId="124A955F">
            <w:pPr>
              <w:snapToGrid w:val="0"/>
              <w:spacing w:line="360" w:lineRule="auto"/>
              <w:jc w:val="both"/>
              <w:rPr>
                <w:del w:id="49" w:author="apare" w:date="2026-03-13T07:57:05Z"/>
                <w:rFonts w:ascii="Arial" w:hAnsi="Arial" w:cs="Arial"/>
              </w:rPr>
              <w:pPrChange w:id="48" w:author="apare" w:date="2026-03-13T07:56:43Z">
                <w:pPr>
                  <w:snapToGrid w:val="0"/>
                </w:pPr>
              </w:pPrChange>
            </w:pPr>
            <w:r>
              <w:rPr>
                <w:rFonts w:ascii="Arial" w:hAnsi="Arial" w:cs="Arial"/>
              </w:rPr>
              <w:t>Com o desenvolvimento deste trabalho, esperamos melhorar a qualidade de vida da comunidade, garantindo um atendimento mais rápido, eficiente e completo, reduzindo a sobrecarga do sistema público de saúde e promovendo uma abordagem integral no cuidado aos pacientes.</w:t>
            </w:r>
          </w:p>
          <w:p w14:paraId="124A955F">
            <w:pPr>
              <w:snapToGrid w:val="0"/>
              <w:spacing w:line="360" w:lineRule="auto"/>
              <w:jc w:val="both"/>
              <w:rPr>
                <w:rFonts w:ascii="Arial" w:hAnsi="Arial" w:cs="Arial"/>
              </w:rPr>
              <w:pPrChange w:id="50" w:author="apare" w:date="2026-03-13T07:57:05Z">
                <w:pPr/>
              </w:pPrChange>
            </w:pPr>
          </w:p>
          <w:p w14:paraId="72E19D48">
            <w:pPr>
              <w:spacing w:before="0" w:after="160"/>
              <w:rPr>
                <w:rFonts w:ascii="Arial" w:hAnsi="Arial" w:cs="Arial"/>
              </w:rPr>
            </w:pPr>
          </w:p>
        </w:tc>
      </w:tr>
    </w:tbl>
    <w:p w14:paraId="293060F8">
      <w:pPr>
        <w:rPr>
          <w:rFonts w:ascii="Arial" w:hAnsi="Arial" w:cs="Arial"/>
        </w:rPr>
      </w:pPr>
    </w:p>
    <w:p w14:paraId="764C0E5E">
      <w:pPr>
        <w:rPr>
          <w:rFonts w:ascii="Arial" w:hAnsi="Arial" w:cs="Arial"/>
        </w:rPr>
      </w:pPr>
    </w:p>
    <w:p w14:paraId="4151C686">
      <w:pPr>
        <w:rPr>
          <w:rFonts w:ascii="Arial" w:hAnsi="Arial" w:cs="Arial"/>
        </w:rPr>
      </w:pPr>
    </w:p>
    <w:p w14:paraId="5E7075B5">
      <w:pPr>
        <w:ind w:right="1134"/>
        <w:rPr>
          <w:rFonts w:ascii="Arial" w:hAnsi="Arial" w:cs="Arial"/>
        </w:rPr>
      </w:pPr>
      <w:r>
        <w:rPr>
          <w:rFonts w:ascii="Arial" w:hAnsi="Arial" w:cs="Arial"/>
        </w:rPr>
        <w:t>DISCIPLINAS ENVOLVIDAS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C030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322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das três disciplinas.</w:t>
            </w:r>
          </w:p>
          <w:p w14:paraId="46548090">
            <w:pPr>
              <w:widowControl/>
              <w:spacing w:before="0" w:after="0" w:line="360" w:lineRule="auto"/>
              <w:jc w:val="both"/>
              <w:rPr>
                <w:ins w:id="52" w:author="apare" w:date="2026-03-13T07:57:57Z"/>
                <w:rFonts w:ascii="Arial" w:hAnsi="Arial" w:cs="Arial"/>
              </w:rPr>
              <w:pPrChange w:id="51" w:author="apare" w:date="2026-03-13T07:58:10Z">
                <w:pPr>
                  <w:widowControl/>
                  <w:spacing w:before="0" w:after="0" w:line="360" w:lineRule="auto"/>
                  <w:jc w:val="both"/>
                </w:pPr>
              </w:pPrChange>
            </w:pPr>
            <w:ins w:id="53" w:author="apare" w:date="2026-03-13T07:57:57Z">
              <w:r>
                <w:rPr>
                  <w:rFonts w:ascii="Arial" w:hAnsi="Arial" w:cs="Arial"/>
                  <w:b/>
                  <w:bCs/>
                  <w:kern w:val="0"/>
                </w:rPr>
                <w:t>Análise de projetos e sistemas:</w:t>
              </w:r>
            </w:ins>
            <w:ins w:id="54" w:author="apare" w:date="2026-03-13T07:57:57Z">
              <w:r>
                <w:rPr>
                  <w:rFonts w:ascii="Arial" w:hAnsi="Arial" w:cs="Arial"/>
                  <w:kern w:val="0"/>
                </w:rPr>
                <w:t xml:space="preserve"> </w:t>
              </w:r>
            </w:ins>
            <w:ins w:id="55" w:author="apare" w:date="2026-03-13T07:57:57Z">
              <w:r>
                <w:rPr>
                  <w:rFonts w:ascii="Arial" w:hAnsi="Arial" w:cs="Arial"/>
                </w:rPr>
                <w:t xml:space="preserve">Esta disciplina é o </w:t>
              </w:r>
            </w:ins>
            <w:ins w:id="56" w:author="apare" w:date="2026-03-13T07:57:57Z">
              <w:r>
                <w:rPr>
                  <w:rFonts w:ascii="Arial" w:hAnsi="Arial" w:cs="Arial"/>
                  <w:b/>
                </w:rPr>
                <w:t>cérebro</w:t>
              </w:r>
            </w:ins>
            <w:ins w:id="57" w:author="apare" w:date="2026-03-13T07:57:57Z">
              <w:r>
                <w:rPr>
                  <w:rFonts w:ascii="Arial" w:hAnsi="Arial" w:cs="Arial"/>
                </w:rPr>
                <w:t xml:space="preserve"> e o </w:t>
              </w:r>
            </w:ins>
            <w:ins w:id="58" w:author="apare" w:date="2026-03-13T07:57:57Z">
              <w:r>
                <w:rPr>
                  <w:rFonts w:ascii="Arial" w:hAnsi="Arial" w:cs="Arial"/>
                  <w:b/>
                </w:rPr>
                <w:t>planejamento</w:t>
              </w:r>
            </w:ins>
            <w:ins w:id="59" w:author="apare" w:date="2026-03-13T07:57:57Z">
              <w:r>
                <w:rPr>
                  <w:rFonts w:ascii="Arial" w:hAnsi="Arial" w:cs="Arial"/>
                </w:rPr>
                <w:t xml:space="preserve"> de tudo. Antes de escrever qualquer código, o analista desenha o "mapa" do site. Ele decide como as coisas vão funcionar: "Se o usuário clicar aqui, o que deve acontecer?", "Como o site vai se comportar se 1.000 pessoas entrarem ao mesmo tempo?". No CineVortex, essa área garante que o sistema não seja uma bagunça, definindo as regras de negócio (como o sistema de notas) e organizando as etapas de desenvolvimento para que nada seja esquecido. </w:t>
              </w:r>
            </w:ins>
          </w:p>
          <w:p w14:paraId="7B9D8838">
            <w:pPr>
              <w:widowControl/>
              <w:spacing w:before="0" w:after="0" w:line="360" w:lineRule="auto"/>
              <w:jc w:val="both"/>
              <w:rPr>
                <w:ins w:id="61" w:author="apare" w:date="2026-03-13T07:57:57Z"/>
                <w:rFonts w:ascii="Arial" w:hAnsi="Arial" w:cs="Arial"/>
              </w:rPr>
              <w:pPrChange w:id="60" w:author="apare" w:date="2026-03-13T07:58:10Z">
                <w:pPr>
                  <w:widowControl/>
                  <w:spacing w:before="0" w:after="0" w:line="360" w:lineRule="auto"/>
                  <w:jc w:val="both"/>
                </w:pPr>
              </w:pPrChange>
            </w:pPr>
            <w:ins w:id="62" w:author="apare" w:date="2026-03-13T07:57:57Z">
              <w:r>
                <w:rPr>
                  <w:rFonts w:ascii="Arial" w:hAnsi="Arial" w:cs="Arial"/>
                  <w:b/>
                  <w:bCs/>
                  <w:kern w:val="0"/>
                </w:rPr>
                <w:t>Banco de dados:</w:t>
              </w:r>
            </w:ins>
            <w:ins w:id="63" w:author="apare" w:date="2026-03-13T07:57:57Z">
              <w:r>
                <w:rPr>
                  <w:rFonts w:ascii="Arial" w:hAnsi="Arial" w:cs="Arial"/>
                  <w:kern w:val="0"/>
                </w:rPr>
                <w:t xml:space="preserve"> </w:t>
              </w:r>
            </w:ins>
            <w:ins w:id="64" w:author="apare" w:date="2026-03-13T07:57:57Z">
              <w:r>
                <w:rPr>
                  <w:rFonts w:ascii="Arial" w:hAnsi="Arial" w:cs="Arial"/>
                </w:rPr>
                <w:t xml:space="preserve">O Banco de Dados é a </w:t>
              </w:r>
            </w:ins>
            <w:ins w:id="65" w:author="apare" w:date="2026-03-13T07:57:57Z">
              <w:r>
                <w:rPr>
                  <w:rFonts w:ascii="Arial" w:hAnsi="Arial" w:cs="Arial"/>
                  <w:b/>
                </w:rPr>
                <w:t>memória</w:t>
              </w:r>
            </w:ins>
            <w:ins w:id="66" w:author="apare" w:date="2026-03-13T07:57:57Z">
              <w:r>
                <w:rPr>
                  <w:rFonts w:ascii="Arial" w:hAnsi="Arial" w:cs="Arial"/>
                </w:rPr>
                <w:t xml:space="preserve"> do projeto. Como explicamos que o cinema é um mar de informações, precisamos de um lugar seguro para guardar tudo. É aqui que ficam armazenados os nomes dos filmes, as senhas dos usuários (escondidas com segurança), os comentários que as pessoas escrevem e as notas que elas dão. Sem o banco de dados, toda vez que você fechasse o site, ele "esqueceria" quem você é e quais filmes você já marcou como assistidos. </w:t>
              </w:r>
            </w:ins>
          </w:p>
          <w:p w14:paraId="60FC50FA">
            <w:pPr>
              <w:spacing w:line="360" w:lineRule="auto"/>
              <w:jc w:val="both"/>
              <w:rPr>
                <w:del w:id="68" w:author="apare" w:date="2026-03-13T07:57:57Z"/>
                <w:rFonts w:ascii="Arial" w:hAnsi="Arial" w:cs="Arial"/>
                <w:rPrChange w:id="69" w:author="apare" w:date="2026-03-13T07:58:50Z">
                  <w:rPr>
                    <w:del w:id="70" w:author="apare" w:date="2026-03-13T07:57:57Z"/>
                    <w:rFonts w:ascii="Arial" w:hAnsi="Arial" w:cs="Arial"/>
                  </w:rPr>
                </w:rPrChange>
              </w:rPr>
              <w:pPrChange w:id="67" w:author="apare" w:date="2026-03-13T07:58:55Z">
                <w:pPr/>
              </w:pPrChange>
            </w:pPr>
            <w:ins w:id="71" w:author="apare" w:date="2026-03-13T07:57:57Z">
              <w:r>
                <w:rPr>
                  <w:rFonts w:ascii="Arial" w:hAnsi="Arial" w:cs="Arial"/>
                  <w:b/>
                  <w:bCs/>
                  <w:kern w:val="0"/>
                  <w:rPrChange w:id="72" w:author="apare" w:date="2026-03-13T07:59:05Z">
                    <w:rPr>
                      <w:rFonts w:ascii="Arial" w:hAnsi="Arial" w:cs="Arial"/>
                      <w:b/>
                      <w:bCs/>
                      <w:kern w:val="0"/>
                    </w:rPr>
                  </w:rPrChange>
                </w:rPr>
                <w:t>Web design:</w:t>
              </w:r>
            </w:ins>
            <w:ins w:id="74" w:author="apare" w:date="2026-03-13T07:57:57Z">
              <w:r>
                <w:rPr>
                  <w:rFonts w:ascii="Arial" w:hAnsi="Arial" w:cs="Arial"/>
                  <w:b/>
                  <w:bCs/>
                  <w:kern w:val="0"/>
                  <w:rPrChange w:id="75" w:author="apare" w:date="2026-03-13T07:59:05Z">
                    <w:rPr>
                      <w:rFonts w:ascii="Arial" w:hAnsi="Arial" w:cs="Arial"/>
                      <w:kern w:val="0"/>
                    </w:rPr>
                  </w:rPrChange>
                </w:rPr>
                <w:t xml:space="preserve"> </w:t>
              </w:r>
            </w:ins>
            <w:ins w:id="77" w:author="apare" w:date="2026-03-13T07:57:57Z">
              <w:r>
                <w:rPr>
                  <w:rFonts w:ascii="Arial" w:hAnsi="Arial" w:cs="Arial"/>
                  <w:b w:val="0"/>
                  <w:bCs w:val="0"/>
                  <w:rPrChange w:id="78" w:author="apare" w:date="2026-03-13T07:59:12Z">
                    <w:rPr>
                      <w:rFonts w:ascii="Arial" w:hAnsi="Arial" w:cs="Arial"/>
                    </w:rPr>
                  </w:rPrChange>
                </w:rPr>
                <w:t>O Web Design</w:t>
              </w:r>
            </w:ins>
            <w:ins w:id="80" w:author="apare" w:date="2026-03-13T07:57:57Z">
              <w:r>
                <w:rPr>
                  <w:rFonts w:ascii="Arial" w:hAnsi="Arial" w:cs="Arial"/>
                  <w:rPrChange w:id="81" w:author="apare" w:date="2026-03-13T07:58:50Z">
                    <w:rPr>
                      <w:rFonts w:ascii="Arial" w:hAnsi="Arial" w:cs="Arial"/>
                    </w:rPr>
                  </w:rPrChange>
                </w:rPr>
                <w:t xml:space="preserve"> é a </w:t>
              </w:r>
            </w:ins>
            <w:ins w:id="83" w:author="apare" w:date="2026-03-13T07:57:57Z">
              <w:r>
                <w:rPr>
                  <w:rFonts w:ascii="Arial" w:hAnsi="Arial" w:cs="Arial"/>
                  <w:b w:val="0"/>
                  <w:rPrChange w:id="84" w:author="apare" w:date="2026-03-13T07:58:50Z">
                    <w:rPr>
                      <w:rFonts w:ascii="Arial" w:hAnsi="Arial" w:cs="Arial"/>
                      <w:b/>
                    </w:rPr>
                  </w:rPrChange>
                </w:rPr>
                <w:t>cara</w:t>
              </w:r>
            </w:ins>
            <w:ins w:id="86" w:author="apare" w:date="2026-03-13T07:57:57Z">
              <w:r>
                <w:rPr>
                  <w:rFonts w:ascii="Arial" w:hAnsi="Arial" w:cs="Arial"/>
                  <w:rPrChange w:id="87" w:author="apare" w:date="2026-03-13T07:58:50Z">
                    <w:rPr>
                      <w:rFonts w:ascii="Arial" w:hAnsi="Arial" w:cs="Arial"/>
                    </w:rPr>
                  </w:rPrChange>
                </w:rPr>
                <w:t xml:space="preserve"> e a </w:t>
              </w:r>
            </w:ins>
            <w:ins w:id="89" w:author="apare" w:date="2026-03-13T07:57:57Z">
              <w:r>
                <w:rPr>
                  <w:rFonts w:ascii="Arial" w:hAnsi="Arial" w:cs="Arial"/>
                  <w:b w:val="0"/>
                  <w:rPrChange w:id="90" w:author="apare" w:date="2026-03-13T07:58:50Z">
                    <w:rPr>
                      <w:rFonts w:ascii="Arial" w:hAnsi="Arial" w:cs="Arial"/>
                      <w:b/>
                    </w:rPr>
                  </w:rPrChange>
                </w:rPr>
                <w:t>experiência</w:t>
              </w:r>
            </w:ins>
            <w:ins w:id="92" w:author="apare" w:date="2026-03-13T07:57:57Z">
              <w:r>
                <w:rPr>
                  <w:rFonts w:ascii="Arial" w:hAnsi="Arial" w:cs="Arial"/>
                  <w:rPrChange w:id="93" w:author="apare" w:date="2026-03-13T07:58:50Z">
                    <w:rPr>
                      <w:rFonts w:ascii="Arial" w:hAnsi="Arial" w:cs="Arial"/>
                    </w:rPr>
                  </w:rPrChange>
                </w:rPr>
                <w:t xml:space="preserve"> do site. Não adianta o site ser inteligente e ter muita memória se ele for feio ou difícil de usar. O designer escolhe as cores, o tamanho das letras, onde os botões ficam e como as imagens dos filmes aparecem para que até quem "não entende nada de cinema" consiga navegar sem se perder. No CineVortex, o foco do Web Design é tornar a busca por filmes algo bonito, visual e muito simples de clicar e favoritar.</w:t>
              </w:r>
            </w:ins>
            <w:del w:id="95" w:author="apare" w:date="2026-03-13T07:57:57Z">
              <w:r>
                <w:rPr>
                  <w:rFonts w:ascii="Arial" w:hAnsi="Arial" w:cs="Arial"/>
                  <w:rPrChange w:id="96" w:author="apare" w:date="2026-03-13T07:58:50Z">
                    <w:rPr>
                      <w:rFonts w:ascii="Arial" w:hAnsi="Arial" w:cs="Arial"/>
                    </w:rPr>
                  </w:rPrChange>
                </w:rPr>
                <w:delText>Análise de projetos e sistemas:</w:delText>
              </w:r>
            </w:del>
          </w:p>
          <w:p w14:paraId="017BB045">
            <w:pPr>
              <w:spacing w:line="360" w:lineRule="auto"/>
              <w:jc w:val="both"/>
              <w:rPr>
                <w:del w:id="99" w:author="apare" w:date="2026-03-13T07:57:57Z"/>
                <w:rFonts w:ascii="Arial" w:hAnsi="Arial" w:cs="Arial"/>
                <w:rPrChange w:id="100" w:author="apare" w:date="2026-03-13T07:58:50Z">
                  <w:rPr>
                    <w:del w:id="101" w:author="apare" w:date="2026-03-13T07:57:57Z"/>
                    <w:rFonts w:ascii="Arial" w:hAnsi="Arial" w:cs="Arial"/>
                  </w:rPr>
                </w:rPrChange>
              </w:rPr>
              <w:pPrChange w:id="98" w:author="apare" w:date="2026-03-13T07:58:55Z">
                <w:pPr/>
              </w:pPrChange>
            </w:pPr>
            <w:del w:id="102" w:author="apare" w:date="2026-03-13T07:57:57Z">
              <w:r>
                <w:rPr>
                  <w:rFonts w:ascii="Arial" w:hAnsi="Arial" w:cs="Arial"/>
                  <w:rPrChange w:id="103" w:author="apare" w:date="2026-03-13T07:58:50Z">
                    <w:rPr>
                      <w:rFonts w:ascii="Arial" w:hAnsi="Arial" w:cs="Arial"/>
                    </w:rPr>
                  </w:rPrChange>
                </w:rPr>
                <w:delText>Banco de dados:</w:delText>
              </w:r>
            </w:del>
          </w:p>
          <w:p w14:paraId="4E5C4E84">
            <w:pPr>
              <w:spacing w:line="360" w:lineRule="auto"/>
              <w:jc w:val="both"/>
              <w:rPr>
                <w:del w:id="106" w:author="apare" w:date="2026-03-13T07:57:57Z"/>
                <w:rFonts w:ascii="Arial" w:hAnsi="Arial" w:cs="Arial"/>
                <w:rPrChange w:id="107" w:author="apare" w:date="2026-03-13T07:58:50Z">
                  <w:rPr>
                    <w:del w:id="108" w:author="apare" w:date="2026-03-13T07:57:57Z"/>
                    <w:rFonts w:ascii="Arial" w:hAnsi="Arial" w:cs="Arial"/>
                  </w:rPr>
                </w:rPrChange>
              </w:rPr>
              <w:pPrChange w:id="105" w:author="apare" w:date="2026-03-13T07:58:55Z">
                <w:pPr/>
              </w:pPrChange>
            </w:pPr>
            <w:del w:id="109" w:author="apare" w:date="2026-03-13T07:57:57Z">
              <w:r>
                <w:rPr>
                  <w:rFonts w:ascii="Arial" w:hAnsi="Arial" w:cs="Arial"/>
                  <w:rPrChange w:id="110" w:author="apare" w:date="2026-03-13T07:58:50Z">
                    <w:rPr>
                      <w:rFonts w:ascii="Arial" w:hAnsi="Arial" w:cs="Arial"/>
                    </w:rPr>
                  </w:rPrChange>
                </w:rPr>
                <w:delText>Web design:</w:delText>
              </w:r>
            </w:del>
          </w:p>
          <w:p w14:paraId="4CBC4EFA">
            <w:pPr>
              <w:spacing w:line="360" w:lineRule="auto"/>
              <w:jc w:val="both"/>
              <w:rPr>
                <w:rFonts w:ascii="Arial" w:hAnsi="Arial" w:cs="Arial"/>
                <w:rPrChange w:id="113" w:author="apare" w:date="2026-03-13T07:58:50Z">
                  <w:rPr>
                    <w:rFonts w:ascii="Arial" w:hAnsi="Arial" w:cs="Arial"/>
                  </w:rPr>
                </w:rPrChange>
              </w:rPr>
              <w:pPrChange w:id="112" w:author="apare" w:date="2026-03-13T07:58:55Z">
                <w:pPr/>
              </w:pPrChange>
            </w:pPr>
          </w:p>
          <w:p w14:paraId="7DD865F6">
            <w:pPr>
              <w:spacing w:before="0" w:after="160"/>
              <w:rPr>
                <w:rFonts w:ascii="Arial" w:hAnsi="Arial" w:cs="Arial"/>
              </w:rPr>
            </w:pPr>
          </w:p>
        </w:tc>
      </w:tr>
    </w:tbl>
    <w:p w14:paraId="24DDB83F">
      <w:pPr>
        <w:rPr>
          <w:rFonts w:ascii="Arial" w:hAnsi="Arial" w:cs="Arial"/>
        </w:rPr>
      </w:pPr>
    </w:p>
    <w:p w14:paraId="3D97447D">
      <w:pPr>
        <w:rPr>
          <w:rFonts w:ascii="Arial" w:hAnsi="Arial" w:cs="Arial"/>
        </w:rPr>
      </w:pPr>
      <w:r>
        <w:rPr>
          <w:rFonts w:ascii="Arial" w:hAnsi="Arial" w:cs="Arial"/>
        </w:rPr>
        <w:t>OBJETIVO GERAL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472A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A7DC6">
            <w:pPr>
              <w:snapToGrid w:val="0"/>
              <w:rPr>
                <w:del w:id="114" w:author="apare" w:date="2026-03-13T07:59:30Z"/>
                <w:rFonts w:ascii="Arial" w:hAnsi="Arial" w:cs="Arial"/>
              </w:rPr>
            </w:pPr>
          </w:p>
          <w:p w14:paraId="40311E06">
            <w:pPr>
              <w:rPr>
                <w:rFonts w:ascii="Arial" w:hAnsi="Arial" w:cs="Arial"/>
              </w:rPr>
            </w:pPr>
            <w:commentRangeStart w:id="0"/>
            <w:r>
              <w:rPr>
                <w:rFonts w:ascii="Arial" w:hAnsi="Arial" w:eastAsia="Calibri" w:cs="Arial"/>
                <w:lang w:eastAsia="pt-BR"/>
              </w:rPr>
              <w:t>Determina o que se pretende realizar para obter resposta ao problema proposto, de um ponto de vista. O objetivo geral deve ser amplo e passível de ser desmembrado em objetivos específicos.</w:t>
            </w:r>
            <w:commentRangeEnd w:id="0"/>
            <w:r>
              <w:commentReference w:id="0"/>
            </w:r>
          </w:p>
          <w:p w14:paraId="40E09EBF">
            <w:pPr>
              <w:spacing w:before="0" w:after="160"/>
              <w:rPr>
                <w:rFonts w:ascii="Arial" w:hAnsi="Arial" w:cs="Arial"/>
              </w:rPr>
            </w:pPr>
          </w:p>
        </w:tc>
      </w:tr>
    </w:tbl>
    <w:p w14:paraId="216C76C2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OBJETIVOS ESPECÍFICOS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0F94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A2C50">
            <w:pPr>
              <w:rPr>
                <w:del w:id="115" w:author="apare" w:date="2026-03-13T07:59:48Z"/>
                <w:rFonts w:ascii="Arial" w:hAnsi="Arial" w:eastAsia="Calibri" w:cs="Arial"/>
                <w:lang w:eastAsia="pt-BR"/>
              </w:rPr>
            </w:pPr>
          </w:p>
          <w:p w14:paraId="29938D77">
            <w:pPr>
              <w:rPr>
                <w:rFonts w:ascii="Arial" w:hAnsi="Arial" w:cs="Arial"/>
              </w:rPr>
            </w:pPr>
            <w:commentRangeStart w:id="1"/>
            <w:r>
              <w:rPr>
                <w:rFonts w:ascii="Arial" w:hAnsi="Arial" w:eastAsia="Calibri" w:cs="Arial"/>
                <w:lang w:eastAsia="pt-BR"/>
              </w:rPr>
              <w:t>Derivam do objetivo geral e apresentam as distintas ações que devem ser necessariamente desenvolvidas para o atingimento do objetivo geral.</w:t>
            </w:r>
            <w:commentRangeEnd w:id="1"/>
            <w:r>
              <w:commentReference w:id="1"/>
            </w:r>
          </w:p>
          <w:p w14:paraId="16C9FC89">
            <w:pPr>
              <w:spacing w:before="0" w:after="160"/>
              <w:rPr>
                <w:rFonts w:ascii="Arial" w:hAnsi="Arial" w:eastAsia="Calibri" w:cs="Arial"/>
                <w:lang w:eastAsia="pt-BR"/>
              </w:rPr>
            </w:pPr>
          </w:p>
        </w:tc>
      </w:tr>
    </w:tbl>
    <w:p w14:paraId="0E2AE7E0">
      <w:pPr>
        <w:rPr>
          <w:rFonts w:ascii="Arial" w:hAnsi="Arial" w:cs="Arial"/>
        </w:rPr>
      </w:pPr>
    </w:p>
    <w:p w14:paraId="42DE367E">
      <w:pPr>
        <w:spacing w:line="360" w:lineRule="auto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</w:p>
    <w:p w14:paraId="0373D0A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PROCEDIMENTOS METODOLÓGICOS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E53D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B96AE">
            <w:pPr>
              <w:spacing w:line="360" w:lineRule="auto"/>
              <w:rPr>
                <w:rFonts w:ascii="Arial" w:hAnsi="Arial" w:cs="Arial"/>
              </w:rPr>
            </w:pPr>
            <w:commentRangeStart w:id="2"/>
            <w:r>
              <w:rPr>
                <w:rFonts w:ascii="Arial" w:hAnsi="Arial" w:cs="Arial"/>
              </w:rPr>
              <w:t>Descrição dos métodos e procedimentos que nortearão a busca de informações para responder o problema de pesquisa:</w:t>
            </w:r>
          </w:p>
          <w:p w14:paraId="4E71543B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Pesquisa Bibliográfica</w:t>
            </w:r>
          </w:p>
          <w:p w14:paraId="2CBF39DF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Pesquisa de campo</w:t>
            </w:r>
          </w:p>
          <w:p w14:paraId="528F8AAD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Entrevista</w:t>
            </w:r>
          </w:p>
          <w:p w14:paraId="1EF7D756">
            <w:pPr>
              <w:numPr>
                <w:ilvl w:val="0"/>
                <w:numId w:val="1"/>
              </w:numPr>
              <w:spacing w:before="0" w:after="16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Levantamento das necessidades</w:t>
            </w:r>
            <w:commentRangeEnd w:id="2"/>
            <w:r>
              <w:commentReference w:id="2"/>
            </w:r>
          </w:p>
        </w:tc>
      </w:tr>
    </w:tbl>
    <w:p w14:paraId="241B1F21">
      <w:pPr>
        <w:spacing w:line="360" w:lineRule="auto"/>
        <w:rPr>
          <w:rFonts w:ascii="Arial" w:hAnsi="Arial" w:cs="Arial"/>
        </w:rPr>
      </w:pPr>
    </w:p>
    <w:p w14:paraId="08F4CF64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14:paraId="57F9E9BA">
      <w:pPr>
        <w:rPr>
          <w:rFonts w:ascii="Arial" w:hAnsi="Arial" w:eastAsia="Arial" w:cs="Arial"/>
        </w:rPr>
      </w:pPr>
    </w:p>
    <w:p w14:paraId="46A59287">
      <w:pPr>
        <w:rPr>
          <w:rFonts w:ascii="Arial" w:hAnsi="Arial" w:cs="Arial"/>
        </w:rPr>
      </w:pPr>
      <w:r>
        <w:rPr>
          <w:rFonts w:ascii="Arial" w:hAnsi="Arial" w:cs="Arial"/>
        </w:rPr>
        <w:t>BIBLIOGRAFIA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8EAF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EAC41">
            <w:pPr>
              <w:jc w:val="left"/>
              <w:rPr>
                <w:ins w:id="117" w:author="apare" w:date="2026-03-13T07:54:13Z"/>
                <w:rFonts w:hint="default" w:ascii="Arial" w:hAnsi="Arial" w:eastAsia="Times New Roman" w:cs="Arial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/>
              </w:rPr>
              <w:pPrChange w:id="116" w:author="apare" w:date="2026-03-13T07:45:56Z">
                <w:pPr/>
              </w:pPrChange>
            </w:pPr>
            <w:ins w:id="118" w:author="apare" w:date="2026-03-13T07:45:46Z">
              <w:r>
                <w:rPr>
                  <w:rFonts w:ascii="Arial" w:hAnsi="Arial" w:eastAsia="Times New Roman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rPrChange w:id="119" w:author="apare" w:date="2026-03-13T07:46:04Z"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BAHIA, Secretaria da Saúde da.</w:t>
              </w:r>
            </w:ins>
            <w:ins w:id="121" w:author="apare" w:date="2026-03-13T07:45:46Z">
              <w:r>
                <w:rPr>
                  <w:rFonts w:hint="default" w:ascii="Arial" w:hAnsi="Arial" w:eastAsia="Times New Roman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rPrChange w:id="122" w:author="apare" w:date="2026-03-13T07:46:04Z"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 </w:t>
              </w:r>
            </w:ins>
            <w:ins w:id="124" w:author="apare" w:date="2026-03-13T07:45:46Z">
              <w:r>
                <w:rPr>
                  <w:rFonts w:hint="default" w:ascii="Arial" w:hAnsi="Arial" w:eastAsia="Times New Roman" w:cs="Arial"/>
                  <w:b w:val="0"/>
                  <w:bCs w:val="0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rPrChange w:id="125" w:author="apare" w:date="2026-03-13T07:46:04Z">
                    <w:rPr>
                      <w:rStyle w:val="4"/>
                      <w:rFonts w:hint="default" w:ascii="Helvetica" w:hAnsi="Helvetica" w:eastAsia="Helvetica" w:cs="Helvetica"/>
                      <w:b/>
                      <w:bCs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A Policlínica</w:t>
              </w:r>
            </w:ins>
            <w:ins w:id="127" w:author="apare" w:date="2026-03-13T07:45:46Z">
              <w:r>
                <w:rPr>
                  <w:rFonts w:hint="default" w:ascii="Arial" w:hAnsi="Arial" w:eastAsia="Times New Roman" w:cs="Arial"/>
                  <w:i w:val="0"/>
                  <w:iCs w:val="0"/>
                  <w:caps w:val="0"/>
                  <w:color w:val="auto"/>
                  <w:spacing w:val="0"/>
                  <w:sz w:val="22"/>
                  <w:szCs w:val="22"/>
                  <w:shd w:val="clear"/>
                  <w:rPrChange w:id="128" w:author="apare" w:date="2026-03-13T07:46:04Z"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: o que é?. O QUE É?. 2026. Disponível em: https://www.consorciomrn.ba.gov.br/pag/a-policlinica. Acesso em: 13 mar. 2026.</w:t>
              </w:r>
            </w:ins>
          </w:p>
          <w:p w14:paraId="221DCC18">
            <w:pPr>
              <w:jc w:val="left"/>
              <w:rPr>
                <w:del w:id="131" w:author="apare" w:date="2026-03-13T07:45:14Z"/>
                <w:rFonts w:ascii="Arial" w:hAnsi="Arial" w:cs="Arial"/>
              </w:rPr>
              <w:pPrChange w:id="130" w:author="apare" w:date="2026-03-13T07:45:56Z">
                <w:pPr/>
              </w:pPrChange>
            </w:pPr>
            <w:ins w:id="132" w:author="apare" w:date="2026-03-13T07:54:15Z">
              <w:r>
                <w:rPr>
                  <w:rFonts w:ascii="Arial" w:hAnsi="Arial" w:eastAsia="Helvetica" w:cs="Arial"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133" w:author="apare" w:date="2026-03-13T07:54:36Z"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SATTO, Alma Serena Barbosa.</w:t>
              </w:r>
            </w:ins>
            <w:ins w:id="135" w:author="apare" w:date="2026-03-13T07:54:15Z">
              <w:r>
                <w:rPr>
                  <w:rFonts w:hint="default" w:ascii="Arial" w:hAnsi="Arial" w:eastAsia="Helvetica" w:cs="Arial"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136" w:author="apare" w:date="2026-03-13T07:54:36Z"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 </w:t>
              </w:r>
            </w:ins>
            <w:ins w:id="138" w:author="apare" w:date="2026-03-13T07:54:15Z">
              <w:r>
                <w:rPr>
                  <w:rStyle w:val="4"/>
                  <w:rFonts w:hint="default" w:ascii="Arial" w:hAnsi="Arial" w:eastAsia="Helvetica" w:cs="Arial"/>
                  <w:b/>
                  <w:bCs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139" w:author="apare" w:date="2026-03-13T07:54:36Z">
                    <w:rPr>
                      <w:rStyle w:val="4"/>
                      <w:rFonts w:hint="default" w:ascii="Helvetica" w:hAnsi="Helvetica" w:eastAsia="Helvetica" w:cs="Helvetica"/>
                      <w:b/>
                      <w:bCs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Dicas de gestão</w:t>
              </w:r>
            </w:ins>
            <w:ins w:id="141" w:author="apare" w:date="2026-03-13T07:54:15Z">
              <w:r>
                <w:rPr>
                  <w:rFonts w:hint="default" w:ascii="Arial" w:hAnsi="Arial" w:eastAsia="Helvetica" w:cs="Arial"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142" w:author="apare" w:date="2026-03-13T07:54:36Z"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: atendimento humanizado. Atendimento humanizado. 2026. Disponível em: https://www.tjsc.jus.br/web/servidor/dicas-de-gestao/-/asset_publisher/Vzr9I2D1M5Lh/content/atendimento-humanizado. Acesso em: 13 mar. 2026.</w:t>
              </w:r>
            </w:ins>
            <w:del w:id="144" w:author="apare" w:date="2026-03-13T07:45:14Z">
              <w:r>
                <w:rPr>
                  <w:rFonts w:ascii="Arial" w:hAnsi="Arial" w:cs="Arial"/>
                </w:rPr>
                <w:delText>Listar os principais LIVROS a serem pesquisados. (Mínimo 03 Bibliografias para cada disciplina, preferencialmente da biblioteca do CEEP)</w:delText>
              </w:r>
            </w:del>
          </w:p>
          <w:p w14:paraId="6938B55E">
            <w:pPr>
              <w:rPr>
                <w:del w:id="145" w:author="apare" w:date="2026-03-13T07:45:14Z"/>
                <w:rFonts w:ascii="Arial" w:hAnsi="Arial" w:cs="Arial"/>
              </w:rPr>
            </w:pPr>
            <w:del w:id="146" w:author="apare" w:date="2026-03-13T07:45:14Z">
              <w:r>
                <w:rPr>
                  <w:rFonts w:ascii="Arial" w:hAnsi="Arial" w:cs="Arial"/>
                </w:rPr>
                <w:delText>Usar artigos:</w:delText>
              </w:r>
            </w:del>
          </w:p>
          <w:p w14:paraId="08606783">
            <w:pPr>
              <w:spacing w:before="0" w:after="160"/>
              <w:rPr>
                <w:rFonts w:ascii="Arial" w:hAnsi="Arial" w:cs="Arial"/>
              </w:rPr>
            </w:pPr>
            <w:del w:id="147" w:author="apare" w:date="2026-03-13T07:45:14Z">
              <w:r>
                <w:rPr/>
                <w:fldChar w:fldCharType="begin"/>
              </w:r>
            </w:del>
            <w:del w:id="148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InstrText xml:space="preserve"> HYPERLINK "https://www.unit.br/blog/melhores-sites-para-pesquisa-academica" \l "google"</w:delInstrText>
              </w:r>
            </w:del>
            <w:del w:id="149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separate"/>
              </w:r>
            </w:del>
            <w:del w:id="150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Text> </w:delText>
              </w:r>
            </w:del>
            <w:del w:id="151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end"/>
              </w:r>
            </w:del>
            <w:del w:id="152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Text>Google Acadêmico</w:delText>
              </w:r>
            </w:del>
            <w:del w:id="153" w:author="apare" w:date="2026-03-13T07:45:14Z">
              <w:r>
                <w:rPr>
                  <w:rFonts w:ascii="Arial" w:hAnsi="Arial" w:cs="Arial"/>
                  <w:color w:val="000000"/>
                </w:rPr>
                <w:br w:type="textWrapping"/>
              </w:r>
            </w:del>
            <w:del w:id="154" w:author="apare" w:date="2026-03-13T07:45:14Z">
              <w:r>
                <w:rPr/>
                <w:fldChar w:fldCharType="begin"/>
              </w:r>
            </w:del>
            <w:del w:id="155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InstrText xml:space="preserve"> HYPERLINK "https://www.unit.br/blog/melhores-sites-para-pesquisa-academica" \l "portal"</w:delInstrText>
              </w:r>
            </w:del>
            <w:del w:id="156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separate"/>
              </w:r>
            </w:del>
            <w:del w:id="157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Text> Portal da CAPES</w:delText>
              </w:r>
            </w:del>
            <w:del w:id="158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end"/>
              </w:r>
            </w:del>
            <w:del w:id="159" w:author="apare" w:date="2026-03-13T07:45:14Z">
              <w:r>
                <w:rPr>
                  <w:rFonts w:ascii="Arial" w:hAnsi="Arial" w:cs="Arial"/>
                  <w:color w:val="000000"/>
                </w:rPr>
                <w:br w:type="textWrapping"/>
              </w:r>
            </w:del>
            <w:del w:id="160" w:author="apare" w:date="2026-03-13T07:45:14Z">
              <w:r>
                <w:rPr/>
                <w:fldChar w:fldCharType="begin"/>
              </w:r>
            </w:del>
            <w:del w:id="161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InstrText xml:space="preserve"> HYPERLINK "https://www.unit.br/blog/melhores-sites-para-pesquisa-academica" \l "scielo"</w:delInstrText>
              </w:r>
            </w:del>
            <w:del w:id="162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separate"/>
              </w:r>
            </w:del>
            <w:del w:id="163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Text> SciELO</w:delText>
              </w:r>
            </w:del>
            <w:del w:id="164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end"/>
              </w:r>
            </w:del>
            <w:del w:id="165" w:author="apare" w:date="2026-03-13T07:45:14Z">
              <w:r>
                <w:rPr>
                  <w:rFonts w:ascii="Arial" w:hAnsi="Arial" w:cs="Arial"/>
                  <w:color w:val="000000"/>
                </w:rPr>
                <w:br w:type="textWrapping"/>
              </w:r>
            </w:del>
            <w:del w:id="166" w:author="apare" w:date="2026-03-13T07:45:14Z">
              <w:r>
                <w:rPr/>
                <w:fldChar w:fldCharType="begin"/>
              </w:r>
            </w:del>
            <w:del w:id="167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InstrText xml:space="preserve"> HYPERLINK "https://www.unit.br/blog/melhores-sites-para-pesquisa-academica" \l "academia"</w:delInstrText>
              </w:r>
            </w:del>
            <w:del w:id="168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separate"/>
              </w:r>
            </w:del>
            <w:del w:id="169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Text> Academia.Edu</w:delText>
              </w:r>
            </w:del>
            <w:del w:id="170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end"/>
              </w:r>
            </w:del>
            <w:del w:id="171" w:author="apare" w:date="2026-03-13T07:45:14Z">
              <w:r>
                <w:rPr>
                  <w:rFonts w:ascii="Arial" w:hAnsi="Arial" w:cs="Arial"/>
                  <w:color w:val="000000"/>
                </w:rPr>
                <w:br w:type="textWrapping"/>
              </w:r>
            </w:del>
            <w:del w:id="172" w:author="apare" w:date="2026-03-13T07:45:14Z">
              <w:r>
                <w:rPr/>
                <w:fldChar w:fldCharType="begin"/>
              </w:r>
            </w:del>
            <w:del w:id="173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InstrText xml:space="preserve"> HYPERLINK "https://www.unit.br/blog/melhores-sites-para-pesquisa-academica" \l "bdtd"</w:delInstrText>
              </w:r>
            </w:del>
            <w:del w:id="174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separate"/>
              </w:r>
            </w:del>
            <w:del w:id="175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Text> BDTD</w:delText>
              </w:r>
            </w:del>
            <w:del w:id="176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end"/>
              </w:r>
            </w:del>
            <w:del w:id="177" w:author="apare" w:date="2026-03-13T07:45:14Z">
              <w:r>
                <w:rPr>
                  <w:rFonts w:ascii="Arial" w:hAnsi="Arial" w:cs="Arial"/>
                  <w:color w:val="000000"/>
                </w:rPr>
                <w:br w:type="textWrapping"/>
              </w:r>
            </w:del>
            <w:del w:id="178" w:author="apare" w:date="2026-03-13T07:45:14Z">
              <w:r>
                <w:rPr/>
                <w:fldChar w:fldCharType="begin"/>
              </w:r>
            </w:del>
            <w:del w:id="179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InstrText xml:space="preserve"> HYPERLINK "https://www.unit.br/blog/melhores-sites-para-pesquisa-academica" \l "science"</w:delInstrText>
              </w:r>
            </w:del>
            <w:del w:id="180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separate"/>
              </w:r>
            </w:del>
            <w:del w:id="181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Text> Science.gov</w:delText>
              </w:r>
            </w:del>
            <w:del w:id="182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end"/>
              </w:r>
            </w:del>
            <w:del w:id="183" w:author="apare" w:date="2026-03-13T07:45:14Z">
              <w:r>
                <w:rPr>
                  <w:rFonts w:ascii="Arial" w:hAnsi="Arial" w:cs="Arial"/>
                  <w:color w:val="000000"/>
                </w:rPr>
                <w:br w:type="textWrapping"/>
              </w:r>
            </w:del>
            <w:del w:id="184" w:author="apare" w:date="2026-03-13T07:45:14Z">
              <w:r>
                <w:rPr/>
                <w:fldChar w:fldCharType="begin"/>
              </w:r>
            </w:del>
            <w:del w:id="185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InstrText xml:space="preserve"> HYPERLINK "https://www.unit.br/blog/melhores-sites-para-pesquisa-academica" \l "eric"</w:delInstrText>
              </w:r>
            </w:del>
            <w:del w:id="186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separate"/>
              </w:r>
            </w:del>
            <w:del w:id="187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Text> Eric</w:delText>
              </w:r>
            </w:del>
            <w:del w:id="188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end"/>
              </w:r>
            </w:del>
            <w:del w:id="189" w:author="apare" w:date="2026-03-13T07:45:14Z">
              <w:r>
                <w:rPr>
                  <w:rFonts w:ascii="Arial" w:hAnsi="Arial" w:cs="Arial"/>
                  <w:color w:val="000000"/>
                </w:rPr>
                <w:br w:type="textWrapping"/>
              </w:r>
            </w:del>
            <w:del w:id="190" w:author="apare" w:date="2026-03-13T07:45:14Z">
              <w:r>
                <w:rPr/>
                <w:fldChar w:fldCharType="begin"/>
              </w:r>
            </w:del>
            <w:del w:id="191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InstrText xml:space="preserve"> HYPERLINK "https://www.unit.br/blog/melhores-sites-para-pesquisa-academica" \l "e-journals"</w:delInstrText>
              </w:r>
            </w:del>
            <w:del w:id="192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separate"/>
              </w:r>
            </w:del>
            <w:del w:id="193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Text> E-Journals</w:delText>
              </w:r>
            </w:del>
            <w:del w:id="194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end"/>
              </w:r>
            </w:del>
            <w:del w:id="195" w:author="apare" w:date="2026-03-13T07:45:14Z">
              <w:r>
                <w:rPr>
                  <w:rFonts w:ascii="Arial" w:hAnsi="Arial" w:cs="Arial"/>
                  <w:color w:val="000000"/>
                </w:rPr>
                <w:br w:type="textWrapping"/>
              </w:r>
            </w:del>
            <w:del w:id="196" w:author="apare" w:date="2026-03-13T07:45:14Z">
              <w:r>
                <w:rPr/>
                <w:fldChar w:fldCharType="begin"/>
              </w:r>
            </w:del>
            <w:del w:id="197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InstrText xml:space="preserve"> HYPERLINK "https://www.unit.br/blog/melhores-sites-para-pesquisa-academica" \l "redalyc"</w:delInstrText>
              </w:r>
            </w:del>
            <w:del w:id="198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separate"/>
              </w:r>
            </w:del>
            <w:del w:id="199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delText> Redalyc</w:delText>
              </w:r>
            </w:del>
            <w:del w:id="200" w:author="apare" w:date="2026-03-13T07:45:14Z">
              <w:r>
                <w:rPr>
                  <w:rStyle w:val="5"/>
                  <w:rFonts w:ascii="Arial" w:hAnsi="Arial" w:cs="Arial"/>
                  <w:color w:val="2D93EE"/>
                </w:rPr>
                <w:fldChar w:fldCharType="end"/>
              </w:r>
            </w:del>
          </w:p>
        </w:tc>
      </w:tr>
    </w:tbl>
    <w:p w14:paraId="04F41FD4">
      <w:pPr>
        <w:rPr>
          <w:rFonts w:ascii="Arial" w:hAnsi="Arial" w:cs="Arial"/>
        </w:rPr>
      </w:pPr>
    </w:p>
    <w:p w14:paraId="1E0FF98F">
      <w:pPr>
        <w:rPr>
          <w:rFonts w:ascii="Arial" w:hAnsi="Arial" w:eastAsia="Arial" w:cs="Arial"/>
        </w:rPr>
      </w:pPr>
    </w:p>
    <w:p w14:paraId="2427F260">
      <w:pPr>
        <w:rPr>
          <w:rFonts w:ascii="Arial" w:hAnsi="Arial" w:eastAsia="Arial" w:cs="Arial"/>
        </w:rPr>
      </w:pPr>
    </w:p>
    <w:p w14:paraId="67AD281A">
      <w:pPr>
        <w:rPr>
          <w:rFonts w:ascii="Arial" w:hAnsi="Arial" w:eastAsia="Arial" w:cs="Arial"/>
        </w:rPr>
      </w:pPr>
    </w:p>
    <w:p w14:paraId="35F8EDB8">
      <w:pPr>
        <w:rPr>
          <w:rFonts w:ascii="Arial" w:hAnsi="Arial" w:eastAsia="Arial" w:cs="Arial"/>
        </w:rPr>
      </w:pPr>
    </w:p>
    <w:p w14:paraId="6C3D651B">
      <w:pPr>
        <w:rPr>
          <w:rFonts w:ascii="Arial" w:hAnsi="Arial" w:eastAsia="Arial" w:cs="Arial"/>
        </w:rPr>
      </w:pPr>
    </w:p>
    <w:p w14:paraId="5374043C">
      <w:pPr>
        <w:rPr>
          <w:rFonts w:ascii="Arial" w:hAnsi="Arial" w:eastAsia="Arial" w:cs="Arial"/>
        </w:rPr>
      </w:pPr>
    </w:p>
    <w:p w14:paraId="53B4F8F7">
      <w:pPr>
        <w:rPr>
          <w:rFonts w:ascii="Arial" w:hAnsi="Arial" w:eastAsia="Arial" w:cs="Arial"/>
        </w:rPr>
      </w:pPr>
    </w:p>
    <w:p w14:paraId="3F01C881">
      <w:pPr>
        <w:rPr>
          <w:rFonts w:ascii="Arial" w:hAnsi="Arial" w:eastAsia="Arial" w:cs="Arial"/>
        </w:rPr>
      </w:pPr>
    </w:p>
    <w:p w14:paraId="7522524B">
      <w:pPr>
        <w:rPr>
          <w:rFonts w:ascii="Arial" w:hAnsi="Arial" w:eastAsia="Arial" w:cs="Arial"/>
        </w:rPr>
      </w:pPr>
    </w:p>
    <w:p w14:paraId="26E3D244">
      <w:pPr>
        <w:rPr>
          <w:rFonts w:ascii="Arial" w:hAnsi="Arial" w:eastAsia="Arial" w:cs="Arial"/>
        </w:rPr>
      </w:pPr>
    </w:p>
    <w:p w14:paraId="3CBDA458">
      <w:pPr>
        <w:rPr>
          <w:rFonts w:ascii="Arial" w:hAnsi="Arial" w:eastAsia="Arial" w:cs="Arial"/>
        </w:rPr>
      </w:pPr>
    </w:p>
    <w:p w14:paraId="1AC1536B">
      <w:pPr>
        <w:rPr>
          <w:rFonts w:ascii="Arial" w:hAnsi="Arial" w:eastAsia="Arial" w:cs="Arial"/>
        </w:rPr>
      </w:pPr>
    </w:p>
    <w:p w14:paraId="581251E1">
      <w:pPr>
        <w:rPr>
          <w:rFonts w:ascii="Arial" w:hAnsi="Arial" w:eastAsia="Arial" w:cs="Arial"/>
        </w:rPr>
      </w:pPr>
    </w:p>
    <w:p w14:paraId="2C89640F">
      <w:pPr>
        <w:rPr>
          <w:rFonts w:ascii="Arial" w:hAnsi="Arial" w:eastAsia="Arial" w:cs="Arial"/>
        </w:rPr>
      </w:pPr>
    </w:p>
    <w:p w14:paraId="5D0D826B">
      <w:pPr>
        <w:rPr>
          <w:rFonts w:ascii="Arial" w:hAnsi="Arial" w:eastAsia="Arial" w:cs="Arial"/>
        </w:rPr>
      </w:pPr>
    </w:p>
    <w:p w14:paraId="62FFA3C9">
      <w:pPr>
        <w:rPr>
          <w:rFonts w:ascii="Arial" w:hAnsi="Arial" w:eastAsia="Arial" w:cs="Arial"/>
        </w:rPr>
      </w:pPr>
    </w:p>
    <w:p w14:paraId="21A1738C">
      <w:pPr>
        <w:rPr>
          <w:rFonts w:ascii="Arial" w:hAnsi="Arial" w:eastAsia="Arial" w:cs="Arial"/>
        </w:rPr>
      </w:pPr>
    </w:p>
    <w:p w14:paraId="79A30DF1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CRONOGRAMA DE ATIVIDADES</w:t>
      </w:r>
    </w:p>
    <w:p w14:paraId="749C4FAD">
      <w:pPr>
        <w:rPr>
          <w:rFonts w:ascii="Arial" w:hAnsi="Arial" w:cs="Arial"/>
        </w:rPr>
      </w:pPr>
      <w:r>
        <w:drawing>
          <wp:inline distT="0" distB="0" distL="0" distR="0">
            <wp:extent cx="5760085" cy="5294630"/>
            <wp:effectExtent l="0" t="0" r="0" b="0"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8985" w:type="dxa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5"/>
        <w:gridCol w:w="2486"/>
        <w:gridCol w:w="1744"/>
      </w:tblGrid>
      <w:tr w14:paraId="01813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392C289">
            <w:pPr>
              <w:spacing w:before="0" w:after="16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Autorizado</w:t>
            </w:r>
          </w:p>
        </w:tc>
        <w:tc>
          <w:tcPr>
            <w:tcW w:w="2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16F5F25">
            <w:pPr>
              <w:spacing w:before="0" w:after="16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Professor(a)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49C0F">
            <w:pPr>
              <w:spacing w:before="0" w:after="16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Data</w:t>
            </w:r>
          </w:p>
        </w:tc>
      </w:tr>
      <w:tr w14:paraId="27905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D81F5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Análise de projetos e sistemas:</w:t>
            </w:r>
          </w:p>
          <w:p w14:paraId="6D481B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 de dados:</w:t>
            </w:r>
          </w:p>
          <w:p w14:paraId="19D03C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 design:</w:t>
            </w:r>
          </w:p>
          <w:p w14:paraId="193CE617">
            <w:pPr>
              <w:snapToGrid w:val="0"/>
              <w:spacing w:before="0" w:after="1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E8BFDDF">
            <w:pPr>
              <w:snapToGri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Aparecida</w:t>
            </w:r>
          </w:p>
          <w:p w14:paraId="37768D4F">
            <w:pPr>
              <w:snapToGri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Célia</w:t>
            </w:r>
          </w:p>
          <w:p w14:paraId="6ECC43E2">
            <w:pPr>
              <w:snapToGrid w:val="0"/>
              <w:spacing w:before="0" w:after="1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Reinaldo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2BB0E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1FB302C9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12BD4F2F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6A2B428F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7F8E8732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67B7BE8B">
            <w:pPr>
              <w:spacing w:before="0" w:after="160"/>
              <w:rPr>
                <w:rFonts w:ascii="Arial" w:hAnsi="Arial" w:cs="Arial"/>
                <w:b/>
                <w:bCs/>
              </w:rPr>
            </w:pPr>
          </w:p>
        </w:tc>
      </w:tr>
    </w:tbl>
    <w:p w14:paraId="6FFA2FB0">
      <w:pPr>
        <w:spacing w:before="0" w:after="160"/>
        <w:rPr>
          <w:rFonts w:ascii="Arial" w:hAnsi="Arial" w:cs="Arial"/>
          <w:b/>
        </w:rPr>
      </w:pPr>
    </w:p>
    <w:sectPr>
      <w:headerReference r:id="rId7" w:type="default"/>
      <w:pgSz w:w="11906" w:h="16838"/>
      <w:pgMar w:top="1701" w:right="1134" w:bottom="1134" w:left="1701" w:header="708" w:footer="0" w:gutter="0"/>
      <w:pgNumType w:fmt="decimal"/>
      <w:cols w:space="720" w:num="1"/>
      <w:formProt w:val="0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pare" w:date="2026-03-13T07:59:36Z" w:initials="a">
    <w:p w14:paraId="71FC57B6">
      <w:pPr>
        <w:pStyle w:val="8"/>
        <w:rPr>
          <w:rFonts w:hint="default"/>
          <w:lang w:val="pt-BR"/>
        </w:rPr>
      </w:pPr>
      <w:r>
        <w:rPr>
          <w:rFonts w:hint="default"/>
          <w:lang w:val="pt-BR"/>
        </w:rPr>
        <w:t>Falta fazer</w:t>
      </w:r>
    </w:p>
  </w:comment>
  <w:comment w:id="1" w:author="apare" w:date="2026-03-13T07:59:54Z" w:initials="a">
    <w:p w14:paraId="009589BA">
      <w:pPr>
        <w:pStyle w:val="8"/>
        <w:rPr>
          <w:rFonts w:hint="default"/>
          <w:lang w:val="pt-BR"/>
        </w:rPr>
      </w:pPr>
      <w:r>
        <w:rPr>
          <w:rFonts w:hint="default"/>
          <w:lang w:val="pt-BR"/>
        </w:rPr>
        <w:t>Falta fazer</w:t>
      </w:r>
    </w:p>
  </w:comment>
  <w:comment w:id="2" w:author="apare" w:date="2026-03-13T08:00:16Z" w:initials="a">
    <w:p w14:paraId="733D1CBF">
      <w:pPr>
        <w:pStyle w:val="8"/>
        <w:rPr>
          <w:rFonts w:hint="default"/>
          <w:lang w:val="pt-BR"/>
        </w:rPr>
      </w:pPr>
      <w:r>
        <w:rPr>
          <w:rFonts w:hint="default"/>
          <w:lang w:val="pt-BR"/>
        </w:rPr>
        <w:t>Determina como vc vai fazer sua pesquisa, Deve ser bem fundamentada.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FC57B6" w15:done="0"/>
  <w15:commentEx w15:paraId="009589BA" w15:done="0"/>
  <w15:commentEx w15:paraId="733D1CB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roman"/>
    <w:pitch w:val="default"/>
    <w:sig w:usb0="00000000" w:usb1="00000000" w:usb2="00000000" w:usb3="00000000" w:csb0="8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9066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39"/>
      <w:gridCol w:w="5040"/>
      <w:gridCol w:w="1587"/>
    </w:tblGrid>
    <w:tr w14:paraId="0CE46DA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50" w:hRule="atLeast"/>
      </w:trPr>
      <w:tc>
        <w:tcPr>
          <w:tcW w:w="2439" w:type="dxa"/>
        </w:tcPr>
        <w:p w14:paraId="5277FDF6">
          <w:pPr>
            <w:pStyle w:val="10"/>
            <w:widowControl/>
            <w:tabs>
              <w:tab w:val="center" w:pos="4819"/>
              <w:tab w:val="right" w:pos="9639"/>
              <w:tab w:val="clear" w:pos="4252"/>
              <w:tab w:val="clear" w:pos="8504"/>
            </w:tabs>
            <w:suppressAutoHyphens/>
            <w:spacing w:before="0" w:after="0" w:line="240" w:lineRule="auto"/>
            <w:jc w:val="left"/>
            <w:rPr>
              <w:kern w:val="0"/>
              <w:lang w:val="pt-BR" w:eastAsia="zh-CN"/>
            </w:rPr>
          </w:pPr>
          <w:r>
            <w:rPr>
              <w:kern w:val="0"/>
              <w:lang w:val="pt-BR" w:eastAsia="zh-CN"/>
            </w:rPr>
            <w:drawing>
              <wp:inline distT="0" distB="0" distL="0" distR="0">
                <wp:extent cx="1482725" cy="590550"/>
                <wp:effectExtent l="0" t="0" r="0" b="0"/>
                <wp:docPr id="2" name="Figura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7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</w:tcPr>
        <w:p w14:paraId="29A3391F">
          <w:pPr>
            <w:pStyle w:val="10"/>
            <w:widowControl/>
            <w:suppressAutoHyphens/>
            <w:spacing w:before="0" w:after="0" w:line="240" w:lineRule="auto"/>
            <w:jc w:val="center"/>
            <w:rPr>
              <w:rFonts w:cs="Arial"/>
              <w:b/>
              <w:color w:val="000000"/>
              <w:sz w:val="24"/>
              <w:szCs w:val="24"/>
            </w:rPr>
          </w:pPr>
          <w:r>
            <w:rPr>
              <w:b/>
              <w:color w:val="000000"/>
              <w:kern w:val="0"/>
              <w:sz w:val="24"/>
              <w:szCs w:val="24"/>
              <w:lang w:val="pt-BR" w:eastAsia="zh-CN"/>
            </w:rPr>
            <w:t>Escola Humberto AC Branco, CE CM Mal-Ef MP</w:t>
          </w:r>
        </w:p>
        <w:p w14:paraId="06E02051">
          <w:pPr>
            <w:pStyle w:val="10"/>
            <w:widowControl/>
            <w:pBdr>
              <w:bottom w:val="single" w:color="000000" w:sz="12" w:space="1"/>
            </w:pBdr>
            <w:suppressAutoHyphens/>
            <w:spacing w:before="0" w:after="0" w:line="240" w:lineRule="auto"/>
            <w:jc w:val="center"/>
            <w:rPr>
              <w:sz w:val="18"/>
              <w:szCs w:val="18"/>
            </w:rPr>
          </w:pPr>
          <w:r>
            <w:rPr>
              <w:kern w:val="0"/>
              <w:sz w:val="18"/>
              <w:szCs w:val="18"/>
              <w:lang w:val="pt-BR" w:eastAsia="zh-CN"/>
            </w:rPr>
            <w:t>Rua Euclides da Cunha, 405 Pq Sao Paulo 85.803-590 - Cascavel.</w:t>
          </w:r>
        </w:p>
        <w:p w14:paraId="2FDA187A">
          <w:pPr>
            <w:pStyle w:val="10"/>
            <w:widowControl/>
            <w:pBdr>
              <w:bottom w:val="single" w:color="000000" w:sz="12" w:space="1"/>
            </w:pBdr>
            <w:suppressAutoHyphens/>
            <w:spacing w:before="0" w:after="0" w:line="240" w:lineRule="auto"/>
            <w:jc w:val="center"/>
            <w:rPr>
              <w:sz w:val="20"/>
              <w:szCs w:val="20"/>
            </w:rPr>
          </w:pPr>
          <w:r>
            <w:rPr>
              <w:kern w:val="0"/>
              <w:sz w:val="20"/>
              <w:szCs w:val="20"/>
              <w:lang w:val="pt-BR" w:eastAsia="zh-CN"/>
            </w:rPr>
            <w:t>Telefone: (45) 3222-0410</w:t>
          </w:r>
        </w:p>
        <w:p w14:paraId="1D58EC57">
          <w:pPr>
            <w:pStyle w:val="10"/>
            <w:widowControl/>
            <w:pBdr>
              <w:bottom w:val="single" w:color="000000" w:sz="12" w:space="1"/>
            </w:pBdr>
            <w:suppressAutoHyphens/>
            <w:spacing w:before="0" w:after="0" w:line="240" w:lineRule="auto"/>
            <w:jc w:val="center"/>
            <w:rPr>
              <w:sz w:val="20"/>
              <w:szCs w:val="20"/>
            </w:rPr>
          </w:pPr>
          <w:r>
            <w:rPr>
              <w:kern w:val="0"/>
              <w:sz w:val="20"/>
              <w:szCs w:val="20"/>
              <w:lang w:val="pt-BR" w:eastAsia="zh-CN"/>
            </w:rPr>
            <w:t>Email: cschumbertobranco@seed.pr.gov.br</w:t>
          </w:r>
        </w:p>
        <w:p w14:paraId="2EC045AE">
          <w:pPr>
            <w:pStyle w:val="10"/>
            <w:widowControl/>
            <w:pBdr>
              <w:bottom w:val="single" w:color="000000" w:sz="12" w:space="1"/>
            </w:pBdr>
            <w:suppressAutoHyphens/>
            <w:spacing w:before="0" w:after="0" w:line="240" w:lineRule="auto"/>
            <w:jc w:val="center"/>
            <w:rPr>
              <w:kern w:val="0"/>
              <w:lang w:val="pt-BR" w:eastAsia="zh-CN"/>
            </w:rPr>
          </w:pPr>
        </w:p>
      </w:tc>
      <w:tc>
        <w:tcPr>
          <w:tcW w:w="1587" w:type="dxa"/>
        </w:tcPr>
        <w:p w14:paraId="375A988F">
          <w:pPr>
            <w:pStyle w:val="10"/>
            <w:widowControl/>
            <w:tabs>
              <w:tab w:val="center" w:pos="4819"/>
              <w:tab w:val="right" w:pos="9639"/>
              <w:tab w:val="clear" w:pos="4252"/>
              <w:tab w:val="clear" w:pos="8504"/>
            </w:tabs>
            <w:suppressAutoHyphens/>
            <w:spacing w:before="0" w:after="0" w:line="240" w:lineRule="auto"/>
            <w:jc w:val="left"/>
            <w:rPr>
              <w:kern w:val="0"/>
              <w:lang w:val="pt-BR" w:eastAsia="zh-CN"/>
            </w:rPr>
          </w:pPr>
          <w:r>
            <w:rPr>
              <w:kern w:val="0"/>
              <w:lang w:val="pt-BR" w:eastAsia="zh-CN"/>
            </w:rPr>
            <w:drawing>
              <wp:inline distT="0" distB="0" distL="0" distR="0">
                <wp:extent cx="887730" cy="912495"/>
                <wp:effectExtent l="0" t="0" r="0" b="0"/>
                <wp:docPr id="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7730" cy="912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A059FB3">
    <w:pPr>
      <w:pStyle w:val="10"/>
      <w:tabs>
        <w:tab w:val="center" w:pos="4819"/>
        <w:tab w:val="right" w:pos="9639"/>
        <w:tab w:val="clear" w:pos="4252"/>
        <w:tab w:val="clear" w:pos="8504"/>
      </w:tabs>
      <w:spacing w:before="0" w:after="160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pare">
    <w15:presenceInfo w15:providerId="None" w15:userId="apa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trackRevisions w:val="1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CD58D8"/>
    <w:rsid w:val="42CF43AB"/>
    <w:rsid w:val="6DBD7E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6" w:semiHidden="0" w:name="header"/>
    <w:lsdException w:qFormat="1" w:unhideWhenUsed="0" w:uiPriority="6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7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7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6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7"/>
    <w:pPr>
      <w:widowControl/>
      <w:suppressAutoHyphens/>
      <w:bidi w:val="0"/>
      <w:spacing w:before="0" w:after="160" w:line="259" w:lineRule="auto"/>
      <w:jc w:val="left"/>
    </w:pPr>
    <w:rPr>
      <w:rFonts w:ascii="Calibri" w:hAnsi="Calibri" w:eastAsia="Times New Roman" w:cs="Calibri"/>
      <w:color w:val="auto"/>
      <w:kern w:val="0"/>
      <w:sz w:val="22"/>
      <w:szCs w:val="22"/>
      <w:lang w:val="pt-BR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character" w:styleId="5">
    <w:name w:val="Hyperlink"/>
    <w:qFormat/>
    <w:uiPriority w:val="6"/>
    <w:rPr>
      <w:color w:val="0000FF"/>
      <w:u w:val="single"/>
    </w:rPr>
  </w:style>
  <w:style w:type="paragraph" w:styleId="6">
    <w:name w:val="List"/>
    <w:basedOn w:val="7"/>
    <w:qFormat/>
    <w:uiPriority w:val="7"/>
    <w:rPr>
      <w:rFonts w:cs="FreeSans"/>
    </w:rPr>
  </w:style>
  <w:style w:type="paragraph" w:styleId="7">
    <w:name w:val="Body Text"/>
    <w:basedOn w:val="1"/>
    <w:qFormat/>
    <w:uiPriority w:val="7"/>
    <w:pPr>
      <w:spacing w:before="0" w:after="140" w:line="288" w:lineRule="auto"/>
    </w:p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Title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10">
    <w:name w:val="head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11">
    <w:name w:val="foot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table" w:styleId="13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Recuo de corpo de texto 3 Char"/>
    <w:qFormat/>
    <w:uiPriority w:val="6"/>
    <w:rPr>
      <w:rFonts w:ascii="Arial" w:hAnsi="Arial" w:eastAsia="Times New Roman" w:cs="Arial"/>
      <w:sz w:val="24"/>
    </w:rPr>
  </w:style>
  <w:style w:type="character" w:customStyle="1" w:styleId="15">
    <w:name w:val="Cabeçalho Char"/>
    <w:qFormat/>
    <w:uiPriority w:val="6"/>
    <w:rPr>
      <w:rFonts w:eastAsia="Times New Roman" w:cs="Calibri"/>
      <w:sz w:val="22"/>
      <w:szCs w:val="22"/>
    </w:rPr>
  </w:style>
  <w:style w:type="character" w:customStyle="1" w:styleId="16">
    <w:name w:val="Texto de balão Char"/>
    <w:qFormat/>
    <w:uiPriority w:val="7"/>
    <w:rPr>
      <w:rFonts w:ascii="Tahoma" w:hAnsi="Tahoma" w:eastAsia="Times New Roman" w:cs="Tahoma"/>
      <w:sz w:val="16"/>
      <w:szCs w:val="16"/>
    </w:rPr>
  </w:style>
  <w:style w:type="character" w:customStyle="1" w:styleId="17">
    <w:name w:val="WW8Num1z2"/>
    <w:qFormat/>
    <w:uiPriority w:val="3"/>
    <w:rPr>
      <w:rFonts w:ascii="Wingdings" w:hAnsi="Wingdings" w:cs="Wingdings"/>
    </w:rPr>
  </w:style>
  <w:style w:type="character" w:customStyle="1" w:styleId="18">
    <w:name w:val="Rodapé Char"/>
    <w:qFormat/>
    <w:uiPriority w:val="6"/>
    <w:rPr>
      <w:rFonts w:eastAsia="Times New Roman" w:cs="Calibri"/>
      <w:sz w:val="22"/>
      <w:szCs w:val="22"/>
    </w:rPr>
  </w:style>
  <w:style w:type="character" w:customStyle="1" w:styleId="19">
    <w:name w:val="WW8Num1z0"/>
    <w:qFormat/>
    <w:uiPriority w:val="3"/>
    <w:rPr>
      <w:rFonts w:ascii="Courier New" w:hAnsi="Courier New" w:cs="Courier New"/>
    </w:rPr>
  </w:style>
  <w:style w:type="character" w:customStyle="1" w:styleId="20">
    <w:name w:val="WW8Num1z3"/>
    <w:qFormat/>
    <w:uiPriority w:val="3"/>
    <w:rPr>
      <w:rFonts w:ascii="Symbol" w:hAnsi="Symbol" w:cs="Symbol"/>
    </w:rPr>
  </w:style>
  <w:style w:type="character" w:customStyle="1" w:styleId="21">
    <w:name w:val="WW8Num2z0"/>
    <w:qFormat/>
    <w:uiPriority w:val="3"/>
  </w:style>
  <w:style w:type="character" w:customStyle="1" w:styleId="22">
    <w:name w:val="Fonte parág. padrão1"/>
    <w:qFormat/>
    <w:uiPriority w:val="6"/>
  </w:style>
  <w:style w:type="paragraph" w:customStyle="1" w:styleId="23">
    <w:name w:val="Título1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4">
    <w:name w:val="Índice"/>
    <w:basedOn w:val="1"/>
    <w:qFormat/>
    <w:uiPriority w:val="6"/>
    <w:pPr>
      <w:suppressLineNumbers/>
    </w:pPr>
    <w:rPr>
      <w:rFonts w:cs="FreeSans"/>
    </w:rPr>
  </w:style>
  <w:style w:type="paragraph" w:customStyle="1" w:styleId="25">
    <w:name w:val="caption1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26">
    <w:name w:val="Cabeçalho e Rodapé"/>
    <w:basedOn w:val="1"/>
    <w:qFormat/>
    <w:uiPriority w:val="0"/>
  </w:style>
  <w:style w:type="paragraph" w:customStyle="1" w:styleId="27">
    <w:name w:val="caption11"/>
    <w:basedOn w:val="1"/>
    <w:next w:val="1"/>
    <w:qFormat/>
    <w:uiPriority w:val="6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28">
    <w:name w:val="Título1"/>
    <w:basedOn w:val="1"/>
    <w:next w:val="7"/>
    <w:qFormat/>
    <w:uiPriority w:val="7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29">
    <w:name w:val="Conteúdo da tabela"/>
    <w:basedOn w:val="1"/>
    <w:qFormat/>
    <w:uiPriority w:val="6"/>
    <w:pPr>
      <w:suppressLineNumbers/>
    </w:pPr>
  </w:style>
  <w:style w:type="paragraph" w:customStyle="1" w:styleId="30">
    <w:name w:val="Título de tabela"/>
    <w:basedOn w:val="29"/>
    <w:qFormat/>
    <w:uiPriority w:val="7"/>
    <w:pPr>
      <w:jc w:val="center"/>
    </w:pPr>
    <w:rPr>
      <w:b/>
      <w:bCs/>
    </w:rPr>
  </w:style>
  <w:style w:type="paragraph" w:customStyle="1" w:styleId="31">
    <w:name w:val="Recuo de corpo de texto 31"/>
    <w:basedOn w:val="1"/>
    <w:qFormat/>
    <w:uiPriority w:val="6"/>
    <w:pPr>
      <w:widowControl w:val="0"/>
      <w:spacing w:line="360" w:lineRule="auto"/>
      <w:ind w:left="1701"/>
      <w:jc w:val="both"/>
      <w:textAlignment w:val="baseline"/>
    </w:pPr>
    <w:rPr>
      <w:rFonts w:ascii="Arial" w:hAnsi="Arial" w:cs="Times New Roman"/>
      <w:sz w:val="24"/>
      <w:szCs w:val="20"/>
    </w:rPr>
  </w:style>
  <w:style w:type="paragraph" w:customStyle="1" w:styleId="32">
    <w:name w:val="Texto de balão1"/>
    <w:basedOn w:val="1"/>
    <w:qFormat/>
    <w:uiPriority w:val="7"/>
    <w:rPr>
      <w:rFonts w:ascii="Tahoma" w:hAnsi="Tahoma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F83A0-92D0-4C3C-BB6F-8D9506F2EA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411</Words>
  <Characters>2548</Characters>
  <Paragraphs>55</Paragraphs>
  <TotalTime>3</TotalTime>
  <ScaleCrop>false</ScaleCrop>
  <LinksUpToDate>false</LinksUpToDate>
  <CharactersWithSpaces>2983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2023-02-12T12:59:00Z</dcterms:created>
  <dc:creator>740.ch sg2</dc:creator>
  <cp:lastModifiedBy>apare</cp:lastModifiedBy>
  <cp:lastPrinted>2013-03-13T16:42:00Z</cp:lastPrinted>
  <dcterms:modified xsi:type="dcterms:W3CDTF">2026-03-13T11:04:31Z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175698D297954793AAA8526310AA1C05_13</vt:lpwstr>
  </property>
  <property fmtid="{D5CDD505-2E9C-101B-9397-08002B2CF9AE}" pid="3" name="KSOProductBuildVer">
    <vt:lpwstr>1046-12.2.0.23196</vt:lpwstr>
  </property>
</Properties>
</file>