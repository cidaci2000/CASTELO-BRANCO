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E400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80E40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</w:rPr>
            </w:pPr>
          </w:p>
          <w:p w14:paraId="4681363B">
            <w:pPr>
              <w:widowControl/>
              <w:spacing w:before="0" w:after="1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PRÉ-PROJETO 202</w:t>
            </w:r>
            <w:r>
              <w:rPr>
                <w:rFonts w:ascii="Arial" w:hAnsi="Arial" w:cs="Arial"/>
                <w:b/>
                <w:bCs/>
                <w:kern w:val="0"/>
                <w:lang w:val="pt-BR"/>
              </w:rPr>
              <w:t>6</w:t>
            </w:r>
            <w:r>
              <w:rPr>
                <w:rFonts w:ascii="Arial" w:hAnsi="Arial" w:eastAsia="Arial" w:cs="Arial"/>
                <w:kern w:val="0"/>
              </w:rPr>
              <w:t xml:space="preserve"> </w:t>
            </w:r>
          </w:p>
        </w:tc>
      </w:tr>
    </w:tbl>
    <w:p w14:paraId="1ACA7854">
      <w:pPr>
        <w:ind w:firstLine="426"/>
        <w:rPr>
          <w:rFonts w:ascii="Arial" w:hAnsi="Arial" w:cs="Arial"/>
        </w:rPr>
      </w:pP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9879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65280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NOME: Igor Effko                                                                                         Nº 07</w:t>
            </w:r>
          </w:p>
        </w:tc>
      </w:tr>
      <w:tr w14:paraId="275A7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56155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NOME: Emanueli Luz                                                                                           Nº 03</w:t>
            </w:r>
          </w:p>
        </w:tc>
      </w:tr>
      <w:tr w14:paraId="06110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64E8D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TELEFONE (S) (45) 99804-8122 (45) 99905-4736</w:t>
            </w:r>
          </w:p>
        </w:tc>
      </w:tr>
      <w:tr w14:paraId="535CD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65B9D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 xml:space="preserve">E-MAIL </w:t>
            </w:r>
            <w:r>
              <w:fldChar w:fldCharType="begin"/>
            </w:r>
            <w:r>
              <w:instrText xml:space="preserve"> HYPERLINK "mailto:igor.vendruscolo@escola.pr.gov.br" \h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kern w:val="0"/>
              </w:rPr>
              <w:t>igor.vendruscolo@escola.pr.gov.br</w:t>
            </w:r>
            <w:r>
              <w:rPr>
                <w:rStyle w:val="8"/>
                <w:rFonts w:ascii="Arial" w:hAnsi="Arial" w:cs="Arial"/>
                <w:kern w:val="0"/>
              </w:rPr>
              <w:fldChar w:fldCharType="end"/>
            </w:r>
            <w:r>
              <w:rPr>
                <w:rFonts w:ascii="Arial" w:hAnsi="Arial" w:cs="Arial"/>
                <w:kern w:val="0"/>
              </w:rPr>
              <w:t xml:space="preserve"> </w:t>
            </w:r>
            <w:r>
              <w:fldChar w:fldCharType="begin"/>
            </w:r>
            <w:r>
              <w:instrText xml:space="preserve"> HYPERLINK "mailto:emanueli.bessa@escols.pr.gov.br" \h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kern w:val="0"/>
              </w:rPr>
              <w:t>emanueli.bessa@escols.pr.gov.br</w:t>
            </w:r>
            <w:r>
              <w:rPr>
                <w:rStyle w:val="8"/>
                <w:rFonts w:ascii="Arial" w:hAnsi="Arial" w:cs="Arial"/>
                <w:kern w:val="0"/>
              </w:rPr>
              <w:fldChar w:fldCharType="end"/>
            </w:r>
            <w:r>
              <w:rPr>
                <w:rFonts w:ascii="Arial" w:hAnsi="Arial" w:cs="Arial"/>
                <w:kern w:val="0"/>
              </w:rPr>
              <w:t xml:space="preserve"> </w:t>
            </w:r>
          </w:p>
        </w:tc>
      </w:tr>
      <w:tr w14:paraId="642B5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29F38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CURSO Técnico em Análise e Desenvolvimento de Sistemas</w:t>
            </w:r>
          </w:p>
        </w:tc>
      </w:tr>
      <w:tr w14:paraId="454CC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52D7E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TURMA: 3° TÉC</w:t>
            </w:r>
          </w:p>
        </w:tc>
      </w:tr>
    </w:tbl>
    <w:p w14:paraId="431C0BF7">
      <w:pPr>
        <w:rPr>
          <w:rFonts w:ascii="Arial" w:hAnsi="Arial" w:cs="Arial"/>
          <w:b/>
        </w:rPr>
      </w:pPr>
    </w:p>
    <w:p w14:paraId="519B2B52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1C6FF5AD">
      <w:pPr>
        <w:rPr>
          <w:rFonts w:hint="default" w:ascii="Arial" w:hAnsi="Arial" w:cs="Arial"/>
          <w:b/>
          <w:lang w:val="pt-BR"/>
        </w:rPr>
      </w:pPr>
      <w:ins w:id="0" w:author="apare" w:date="2026-03-02T11:16:50Z">
        <w:r>
          <w:rPr>
            <w:rFonts w:hint="default" w:ascii="Arial" w:hAnsi="Arial" w:cs="Arial"/>
            <w:b/>
            <w:lang w:val="pt-BR"/>
          </w:rPr>
          <w:t>I</w:t>
        </w:r>
      </w:ins>
      <w:ins w:id="1" w:author="apare" w:date="2026-03-02T11:16:52Z">
        <w:r>
          <w:rPr>
            <w:rFonts w:hint="default" w:ascii="Arial" w:hAnsi="Arial" w:cs="Arial"/>
            <w:b/>
            <w:lang w:val="pt-BR"/>
          </w:rPr>
          <w:t>nse</w:t>
        </w:r>
      </w:ins>
      <w:ins w:id="2" w:author="apare" w:date="2026-03-02T11:16:53Z">
        <w:r>
          <w:rPr>
            <w:rFonts w:hint="default" w:ascii="Arial" w:hAnsi="Arial" w:cs="Arial"/>
            <w:b/>
            <w:lang w:val="pt-BR"/>
          </w:rPr>
          <w:t>ri</w:t>
        </w:r>
      </w:ins>
      <w:ins w:id="3" w:author="apare" w:date="2026-03-02T11:16:56Z">
        <w:r>
          <w:rPr>
            <w:rFonts w:hint="default" w:ascii="Arial" w:hAnsi="Arial" w:cs="Arial"/>
            <w:b/>
            <w:lang w:val="pt-BR"/>
          </w:rPr>
          <w:t xml:space="preserve">r </w:t>
        </w:r>
      </w:ins>
      <w:ins w:id="4" w:author="apare" w:date="2026-03-02T11:16:57Z">
        <w:r>
          <w:rPr>
            <w:rFonts w:hint="default" w:ascii="Arial" w:hAnsi="Arial" w:cs="Arial"/>
            <w:b/>
            <w:lang w:val="pt-BR"/>
          </w:rPr>
          <w:t>a</w:t>
        </w:r>
      </w:ins>
      <w:ins w:id="5" w:author="apare" w:date="2026-03-02T11:16:58Z">
        <w:r>
          <w:rPr>
            <w:rFonts w:hint="default" w:ascii="Arial" w:hAnsi="Arial" w:cs="Arial"/>
            <w:b/>
            <w:lang w:val="pt-BR"/>
          </w:rPr>
          <w:t>qui</w:t>
        </w:r>
      </w:ins>
      <w:ins w:id="6" w:author="apare" w:date="2026-03-02T11:16:59Z">
        <w:r>
          <w:rPr>
            <w:rFonts w:hint="default" w:ascii="Arial" w:hAnsi="Arial" w:cs="Arial"/>
            <w:b/>
            <w:lang w:val="pt-BR"/>
          </w:rPr>
          <w:t xml:space="preserve"> </w:t>
        </w:r>
      </w:ins>
      <w:ins w:id="7" w:author="apare" w:date="2026-03-02T11:17:00Z">
        <w:r>
          <w:rPr>
            <w:rFonts w:hint="default" w:ascii="Arial" w:hAnsi="Arial" w:cs="Arial"/>
            <w:b/>
            <w:lang w:val="pt-BR"/>
          </w:rPr>
          <w:t>a</w:t>
        </w:r>
      </w:ins>
      <w:ins w:id="8" w:author="apare" w:date="2026-03-02T11:17:02Z">
        <w:r>
          <w:rPr>
            <w:rFonts w:hint="default" w:ascii="Arial" w:hAnsi="Arial" w:cs="Arial"/>
            <w:b/>
            <w:lang w:val="pt-BR"/>
          </w:rPr>
          <w:t xml:space="preserve"> </w:t>
        </w:r>
      </w:ins>
      <w:ins w:id="9" w:author="apare" w:date="2026-03-02T11:17:03Z">
        <w:r>
          <w:rPr>
            <w:rFonts w:hint="default" w:ascii="Arial" w:hAnsi="Arial" w:cs="Arial"/>
            <w:b/>
            <w:lang w:val="pt-BR"/>
          </w:rPr>
          <w:t>pr</w:t>
        </w:r>
      </w:ins>
      <w:ins w:id="10" w:author="apare" w:date="2026-03-02T11:17:04Z">
        <w:r>
          <w:rPr>
            <w:rFonts w:hint="default" w:ascii="Arial" w:hAnsi="Arial" w:cs="Arial"/>
            <w:b/>
            <w:lang w:val="pt-BR"/>
          </w:rPr>
          <w:t>imei</w:t>
        </w:r>
      </w:ins>
      <w:ins w:id="11" w:author="apare" w:date="2026-03-02T11:17:05Z">
        <w:r>
          <w:rPr>
            <w:rFonts w:hint="default" w:ascii="Arial" w:hAnsi="Arial" w:cs="Arial"/>
            <w:b/>
            <w:lang w:val="pt-BR"/>
          </w:rPr>
          <w:t>ra te</w:t>
        </w:r>
      </w:ins>
      <w:ins w:id="12" w:author="apare" w:date="2026-03-02T11:17:06Z">
        <w:r>
          <w:rPr>
            <w:rFonts w:hint="default" w:ascii="Arial" w:hAnsi="Arial" w:cs="Arial"/>
            <w:b/>
            <w:lang w:val="pt-BR"/>
          </w:rPr>
          <w:t xml:space="preserve">la </w:t>
        </w:r>
      </w:ins>
      <w:ins w:id="13" w:author="apare" w:date="2026-03-02T11:17:07Z">
        <w:r>
          <w:rPr>
            <w:rFonts w:hint="default" w:ascii="Arial" w:hAnsi="Arial" w:cs="Arial"/>
            <w:b/>
            <w:lang w:val="pt-BR"/>
          </w:rPr>
          <w:t>do</w:t>
        </w:r>
      </w:ins>
      <w:ins w:id="14" w:author="apare" w:date="2026-03-02T11:17:08Z">
        <w:r>
          <w:rPr>
            <w:rFonts w:hint="default" w:ascii="Arial" w:hAnsi="Arial" w:cs="Arial"/>
            <w:b/>
            <w:lang w:val="pt-BR"/>
          </w:rPr>
          <w:t xml:space="preserve"> seu </w:t>
        </w:r>
      </w:ins>
      <w:ins w:id="15" w:author="apare" w:date="2026-03-02T11:17:09Z">
        <w:r>
          <w:rPr>
            <w:rFonts w:hint="default" w:ascii="Arial" w:hAnsi="Arial" w:cs="Arial"/>
            <w:b/>
            <w:lang w:val="pt-BR"/>
          </w:rPr>
          <w:t>proj</w:t>
        </w:r>
      </w:ins>
      <w:ins w:id="16" w:author="apare" w:date="2026-03-02T11:17:10Z">
        <w:r>
          <w:rPr>
            <w:rFonts w:hint="default" w:ascii="Arial" w:hAnsi="Arial" w:cs="Arial"/>
            <w:b/>
            <w:lang w:val="pt-BR"/>
          </w:rPr>
          <w:t>eto</w:t>
        </w:r>
      </w:ins>
    </w:p>
    <w:p w14:paraId="139E3198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8F79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739FB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Título do projeto: Cinevortex</w:t>
            </w:r>
          </w:p>
        </w:tc>
      </w:tr>
    </w:tbl>
    <w:p w14:paraId="1DBDE066">
      <w:pPr>
        <w:rPr>
          <w:rFonts w:ascii="Arial" w:hAnsi="Arial" w:cs="Arial"/>
        </w:rPr>
      </w:pPr>
    </w:p>
    <w:p w14:paraId="4910DA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D17564"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2D47B">
            <w:pPr>
              <w:pStyle w:val="4"/>
              <w:widowControl/>
              <w:snapToGrid w:val="0"/>
              <w:spacing w:before="0" w:after="240" w:line="360" w:lineRule="auto"/>
              <w:jc w:val="both"/>
              <w:rPr>
                <w:del w:id="18" w:author="apare" w:date="2026-03-02T11:17:16Z"/>
                <w:rFonts w:ascii="Arial" w:hAnsi="Arial" w:cs="Arial"/>
              </w:rPr>
              <w:pPrChange w:id="17" w:author="apare" w:date="2026-03-02T12:08:10Z">
                <w:pPr>
                  <w:widowControl/>
                  <w:snapToGrid w:val="0"/>
                  <w:spacing w:before="0" w:after="160"/>
                  <w:jc w:val="left"/>
                </w:pPr>
              </w:pPrChange>
            </w:pPr>
          </w:p>
          <w:p w14:paraId="0872D47B">
            <w:pPr>
              <w:pStyle w:val="4"/>
              <w:widowControl/>
              <w:spacing w:before="0" w:after="240" w:line="360" w:lineRule="auto"/>
              <w:jc w:val="both"/>
              <w:rPr>
                <w:rFonts w:ascii="Arial" w:hAnsi="Arial" w:cs="Arial"/>
              </w:rPr>
              <w:pPrChange w:id="19" w:author="apare" w:date="2026-03-02T12:08:10Z">
                <w:pPr>
                  <w:pStyle w:val="4"/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kern w:val="0"/>
                <w:sz w:val="22"/>
                <w:szCs w:val="22"/>
                <w:rPrChange w:id="20" w:author="apare" w:date="2026-03-02T11:18:52Z">
                  <w:rPr>
                    <w:kern w:val="0"/>
                  </w:rPr>
                </w:rPrChange>
              </w:rPr>
              <w:t xml:space="preserve">Para explicar o </w:t>
            </w:r>
            <w:r>
              <w:rPr>
                <w:rFonts w:ascii="Arial" w:hAnsi="Arial" w:cs="Arial"/>
                <w:b/>
                <w:kern w:val="0"/>
                <w:sz w:val="22"/>
                <w:szCs w:val="22"/>
                <w:rPrChange w:id="21" w:author="apare" w:date="2026-03-02T11:18:52Z">
                  <w:rPr>
                    <w:b/>
                    <w:kern w:val="0"/>
                  </w:rPr>
                </w:rPrChange>
              </w:rPr>
              <w:t>CineVortex</w:t>
            </w:r>
            <w:r>
              <w:rPr>
                <w:rFonts w:ascii="Arial" w:hAnsi="Arial" w:cs="Arial"/>
                <w:kern w:val="0"/>
                <w:sz w:val="22"/>
                <w:szCs w:val="22"/>
                <w:rPrChange w:id="22" w:author="apare" w:date="2026-03-02T11:18:52Z">
                  <w:rPr>
                    <w:kern w:val="0"/>
                  </w:rPr>
                </w:rPrChange>
              </w:rPr>
              <w:t xml:space="preserve"> de forma bem simples, imagine que ele é como um grande diário digital e um mural de recados gigante, focado inteiramente em contar histórias que passam em telas (os filmes). </w:t>
            </w:r>
            <w:commentRangeStart w:id="0"/>
            <w:r>
              <w:rPr>
                <w:rFonts w:ascii="Arial" w:hAnsi="Arial" w:cs="Arial"/>
                <w:kern w:val="0"/>
                <w:sz w:val="22"/>
                <w:szCs w:val="22"/>
                <w:rPrChange w:id="22" w:author="apare" w:date="2026-03-02T11:18:52Z">
                  <w:rPr>
                    <w:kern w:val="0"/>
                  </w:rPr>
                </w:rPrChange>
              </w:rPr>
              <w:t>O cinema, de forma básica, é a arte de assistir a histórias contadas através de imagens e sons que nos fazem rir, chorar ou sentir medo. O nosso projeto serve para organizar esse universo:</w:t>
            </w:r>
            <w:commentRangeEnd w:id="0"/>
            <w:r>
              <w:commentReference w:id="0"/>
            </w:r>
            <w:r>
              <w:rPr>
                <w:rFonts w:ascii="Arial" w:hAnsi="Arial" w:cs="Arial"/>
                <w:kern w:val="0"/>
                <w:sz w:val="22"/>
                <w:szCs w:val="22"/>
                <w:rPrChange w:id="23" w:author="apare" w:date="2026-03-02T11:18:52Z">
                  <w:rPr>
                    <w:kern w:val="0"/>
                  </w:rPr>
                </w:rPrChange>
              </w:rPr>
              <w:t xml:space="preserve"> </w:t>
            </w:r>
            <w:commentRangeStart w:id="1"/>
            <w:r>
              <w:rPr>
                <w:rFonts w:ascii="Arial" w:hAnsi="Arial" w:cs="Arial"/>
                <w:kern w:val="0"/>
                <w:sz w:val="22"/>
                <w:szCs w:val="22"/>
                <w:rPrChange w:id="23" w:author="apare" w:date="2026-03-02T11:18:52Z">
                  <w:rPr>
                    <w:kern w:val="0"/>
                  </w:rPr>
                </w:rPrChange>
              </w:rPr>
              <w:t>ele funciona como uma enciclopédia onde você encontra o nome de todas essas histórias, quem participou delas e do que elas falam, para que você nunca fique perdido sem saber o que assistir.</w:t>
            </w:r>
            <w:commentRangeEnd w:id="1"/>
            <w:r>
              <w:commentReference w:id="1"/>
            </w:r>
          </w:p>
          <w:p w14:paraId="0872D47B">
            <w:pPr>
              <w:pStyle w:val="4"/>
              <w:spacing w:before="0" w:after="0" w:line="360" w:lineRule="auto"/>
              <w:ind w:left="0" w:right="0" w:firstLine="0"/>
              <w:jc w:val="both"/>
              <w:rPr>
                <w:rFonts w:ascii="Arial" w:hAnsi="Arial" w:cs="Arial"/>
                <w:sz w:val="22"/>
                <w:szCs w:val="22"/>
                <w:rPrChange w:id="25" w:author="apare" w:date="2026-03-02T11:18:52Z">
                  <w:rPr/>
                </w:rPrChange>
              </w:rPr>
              <w:pPrChange w:id="24" w:author="apare" w:date="2026-03-02T12:08:21Z">
                <w:pPr>
                  <w:pStyle w:val="4"/>
                  <w:spacing w:before="0" w:after="240" w:line="420" w:lineRule="auto"/>
                  <w:ind w:left="0" w:right="0" w:firstLine="0"/>
                </w:pPr>
              </w:pPrChange>
            </w:pPr>
            <w:r>
              <w:rPr>
                <w:rFonts w:ascii="Arial" w:hAnsi="Arial" w:cs="Arial"/>
                <w:sz w:val="22"/>
                <w:szCs w:val="22"/>
                <w:rPrChange w:id="26" w:author="apare" w:date="2026-03-02T11:18:52Z">
                  <w:rPr/>
                </w:rPrChange>
              </w:rPr>
              <w:t xml:space="preserve">O grande diferencial é que você não apenas lê sobre os </w:t>
            </w:r>
            <w:commentRangeStart w:id="2"/>
            <w:r>
              <w:rPr>
                <w:rFonts w:ascii="Arial" w:hAnsi="Arial" w:cs="Arial"/>
                <w:sz w:val="22"/>
                <w:szCs w:val="22"/>
                <w:rPrChange w:id="26" w:author="apare" w:date="2026-03-02T11:18:52Z">
                  <w:rPr/>
                </w:rPrChange>
              </w:rPr>
              <w:t>filmes</w:t>
            </w:r>
            <w:commentRangeEnd w:id="2"/>
            <w:r>
              <w:commentReference w:id="2"/>
            </w:r>
            <w:r>
              <w:rPr>
                <w:rFonts w:ascii="Arial" w:hAnsi="Arial" w:cs="Arial"/>
                <w:sz w:val="22"/>
                <w:szCs w:val="22"/>
                <w:rPrChange w:id="27" w:author="apare" w:date="2026-03-02T11:18:52Z">
                  <w:rPr/>
                </w:rPrChange>
              </w:rPr>
              <w:t>, mas cria a sua própria "casinha" dentro do site através de um cadastro. Isso permite que você marque quais histórias já viu e quais ainda quer ver, funcionando como uma memória viva do seu gosto pessoal. Além disso, temos um espaço para você dar a sua nota e escrever o que achou, ajudando outras pessoas a entenderem se aquele filme vale a pena ou não. É como se todos os espectadores estivessem em uma grande mesa de conversa, trocando dicas o tempo todo.</w:t>
            </w:r>
          </w:p>
          <w:p w14:paraId="0872D47B">
            <w:pPr>
              <w:pStyle w:val="4"/>
              <w:spacing w:before="0" w:after="240" w:line="360" w:lineRule="auto"/>
              <w:ind w:left="0" w:right="0" w:firstLine="0"/>
              <w:jc w:val="both"/>
              <w:rPr>
                <w:del w:id="29" w:author="apare" w:date="2026-03-02T12:08:10Z"/>
                <w:rFonts w:ascii="Arial" w:hAnsi="Arial" w:cs="Arial"/>
                <w:sz w:val="22"/>
                <w:szCs w:val="22"/>
                <w:rPrChange w:id="30" w:author="apare" w:date="2026-03-02T11:18:52Z">
                  <w:rPr>
                    <w:del w:id="31" w:author="apare" w:date="2026-03-02T12:08:10Z"/>
                  </w:rPr>
                </w:rPrChange>
              </w:rPr>
              <w:pPrChange w:id="28" w:author="apare" w:date="2026-03-02T11:17:56Z">
                <w:pPr>
                  <w:pStyle w:val="4"/>
                  <w:spacing w:before="0" w:after="240" w:line="420" w:lineRule="auto"/>
                  <w:ind w:left="0" w:right="0" w:firstLine="0"/>
                </w:pPr>
              </w:pPrChange>
            </w:pPr>
            <w:r>
              <w:rPr>
                <w:rFonts w:ascii="Arial" w:hAnsi="Arial" w:cs="Arial"/>
                <w:sz w:val="22"/>
                <w:szCs w:val="22"/>
                <w:rPrChange w:id="32" w:author="apare" w:date="2026-03-02T11:18:52Z">
                  <w:rPr/>
                </w:rPrChange>
              </w:rPr>
              <w:t xml:space="preserve">O que trazemos de realmente </w:t>
            </w:r>
            <w:r>
              <w:rPr>
                <w:rFonts w:ascii="Arial" w:hAnsi="Arial" w:cs="Arial"/>
                <w:b/>
                <w:sz w:val="22"/>
                <w:szCs w:val="22"/>
                <w:rPrChange w:id="33" w:author="apare" w:date="2026-03-02T11:18:52Z">
                  <w:rPr>
                    <w:b/>
                  </w:rPr>
                </w:rPrChange>
              </w:rPr>
              <w:t>inovador</w:t>
            </w:r>
            <w:r>
              <w:rPr>
                <w:rFonts w:ascii="Arial" w:hAnsi="Arial" w:cs="Arial"/>
                <w:sz w:val="22"/>
                <w:szCs w:val="22"/>
                <w:rPrChange w:id="34" w:author="apare" w:date="2026-03-02T11:18:52Z">
                  <w:rPr/>
                </w:rPrChange>
              </w:rPr>
              <w:t xml:space="preserve"> é a nossa tecnologia de "Vórtex de Recomendação". </w:t>
            </w:r>
            <w:commentRangeStart w:id="3"/>
            <w:r>
              <w:rPr>
                <w:rFonts w:ascii="Arial" w:hAnsi="Arial" w:cs="Arial"/>
                <w:sz w:val="22"/>
                <w:szCs w:val="22"/>
                <w:rPrChange w:id="34" w:author="apare" w:date="2026-03-02T11:18:52Z">
                  <w:rPr/>
                </w:rPrChange>
              </w:rPr>
              <w:t>Diferente de outros sites que apenas mostram filmes aleatórios, o CineVortex utiliza um sistema inteligente que entende o seu humor e as suas preferências para sugerir exatamente o que você precisa ver naquele momento, conectando o seu perfil ao de outras pessoas com gostos parecidos</w:t>
            </w:r>
            <w:commentRangeEnd w:id="3"/>
            <w:r>
              <w:commentReference w:id="3"/>
            </w:r>
            <w:r>
              <w:rPr>
                <w:rFonts w:ascii="Arial" w:hAnsi="Arial" w:cs="Arial"/>
                <w:sz w:val="22"/>
                <w:szCs w:val="22"/>
                <w:rPrChange w:id="35" w:author="apare" w:date="2026-03-02T11:18:52Z">
                  <w:rPr/>
                </w:rPrChange>
              </w:rPr>
              <w:t>. Assim, criamos uma rede viva onde a tecnologia trabalha para que você nunca mais perca tempo com uma história que não combina com você, tornando a experiência de descobrir o cinema algo automático, divertido e totalmente personalizado.</w:t>
            </w:r>
          </w:p>
          <w:p w14:paraId="0872D47B">
            <w:pPr>
              <w:pStyle w:val="4"/>
              <w:spacing w:before="0" w:after="240" w:line="360" w:lineRule="auto"/>
              <w:jc w:val="both"/>
              <w:pPrChange w:id="36" w:author="apare" w:date="2026-03-02T12:08:10Z">
                <w:pPr>
                  <w:pStyle w:val="4"/>
                  <w:spacing w:before="0" w:after="140"/>
                </w:pPr>
              </w:pPrChange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0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635</wp:posOffset>
                      </wp:positionV>
                      <wp:extent cx="14605" cy="4079875"/>
                      <wp:effectExtent l="0" t="0" r="0" b="0"/>
                      <wp:wrapNone/>
                      <wp:docPr id="1" name="Quadro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4079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684701D4">
                                  <w:pPr>
                                    <w:pStyle w:val="2"/>
                                    <w:spacing w:before="200" w:after="120"/>
                                    <w:ind w:left="0" w:right="0" w:firstLine="0"/>
                                  </w:pPr>
                                  <w:r>
                                    <w:t>O Gemini disse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Quadro1" o:spid="_x0000_s1026" o:spt="202" type="#_x0000_t202" style="position:absolute;left:0pt;margin-left:0pt;margin-top:0.05pt;height:321.25pt;width:1.15pt;mso-position-horizontal-relative:page;mso-position-vertical-relative:line;z-index:251659264;mso-width-relative:page;mso-height-relative:page;" fillcolor="#FFFFFF" filled="t" stroked="f" coordsize="21600,21600" o:allowincell="f" o:gfxdata="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D/JS3TAAAAAwEAAA8AAAAAAAAAAQAgAAAAIgAAAGRycy9kb3ducmV2LnhtbFBLAQIU&#10;ABQAAAAIAIdO4kAY9zdNvwEAAJcDAAAOAAAAAAAAAAEAIAAAACIBAABkcnMvZTJvRG9jLnhtbFBL&#10;BQYAAAAABgAGAFkBAABTBQ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84701D4">
                            <w:pPr>
                              <w:pStyle w:val="2"/>
                              <w:spacing w:before="200" w:after="120"/>
                              <w:ind w:left="0" w:right="0" w:firstLine="0"/>
                            </w:pPr>
                            <w:r>
                              <w:t>O Gemini disse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2AC5E06">
      <w:pPr>
        <w:rPr>
          <w:rFonts w:ascii="Arial" w:hAnsi="Arial" w:cs="Arial"/>
        </w:rPr>
      </w:pPr>
      <w:r>
        <w:rPr>
          <w:rFonts w:ascii="Arial" w:hAnsi="Arial" w:cs="Arial"/>
        </w:rPr>
        <w:t>HIPÓTESE / SOLUÇÃO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AFF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1393A">
            <w:pPr>
              <w:widowControl/>
              <w:snapToGrid w:val="0"/>
              <w:spacing w:before="0" w:after="160"/>
              <w:jc w:val="left"/>
              <w:rPr>
                <w:del w:id="37" w:author="apare" w:date="2026-03-02T12:07:04Z"/>
                <w:rFonts w:ascii="Arial" w:hAnsi="Arial" w:cs="Arial"/>
              </w:rPr>
            </w:pPr>
          </w:p>
          <w:p w14:paraId="2DED9E08">
            <w:pPr>
              <w:pStyle w:val="4"/>
              <w:widowControl/>
              <w:spacing w:before="0" w:after="0" w:line="360" w:lineRule="auto"/>
              <w:jc w:val="both"/>
              <w:rPr>
                <w:rFonts w:ascii="Arial" w:hAnsi="Arial" w:cs="Arial"/>
                <w:b w:val="0"/>
                <w:bCs w:val="0"/>
                <w:rPrChange w:id="39" w:author="apare" w:date="2026-03-02T12:06:56Z">
                  <w:rPr>
                    <w:rFonts w:ascii="Arial" w:hAnsi="Arial" w:cs="Arial"/>
                  </w:rPr>
                </w:rPrChange>
              </w:rPr>
              <w:pPrChange w:id="38" w:author="apare" w:date="2026-03-02T12:07:24Z">
                <w:pPr>
                  <w:pStyle w:val="4"/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b w:val="0"/>
                <w:bCs w:val="0"/>
                <w:kern w:val="0"/>
                <w:rPrChange w:id="40" w:author="apare" w:date="2026-03-02T12:06:56Z">
                  <w:rPr>
                    <w:rFonts w:ascii="Arial" w:hAnsi="Arial" w:cs="Arial"/>
                    <w:kern w:val="0"/>
                  </w:rPr>
                </w:rPrChange>
              </w:rPr>
              <w:t xml:space="preserve">O </w:t>
            </w:r>
            <w:r>
              <w:rPr>
                <w:rFonts w:ascii="Arial" w:hAnsi="Arial" w:cs="Arial"/>
                <w:b w:val="0"/>
                <w:bCs w:val="0"/>
                <w:kern w:val="0"/>
                <w:rPrChange w:id="41" w:author="apare" w:date="2026-03-02T12:06:56Z">
                  <w:rPr>
                    <w:rFonts w:ascii="Arial" w:hAnsi="Arial" w:cs="Arial"/>
                    <w:b/>
                    <w:kern w:val="0"/>
                  </w:rPr>
                </w:rPrChange>
              </w:rPr>
              <w:t>CineVortex</w:t>
            </w:r>
            <w:r>
              <w:rPr>
                <w:rFonts w:ascii="Arial" w:hAnsi="Arial" w:cs="Arial"/>
                <w:b w:val="0"/>
                <w:bCs w:val="0"/>
                <w:kern w:val="0"/>
                <w:rPrChange w:id="42" w:author="apare" w:date="2026-03-02T12:06:56Z">
                  <w:rPr>
                    <w:rFonts w:ascii="Arial" w:hAnsi="Arial" w:cs="Arial"/>
                    <w:kern w:val="0"/>
                  </w:rPr>
                </w:rPrChange>
              </w:rPr>
              <w:t xml:space="preserve"> nasce da necessidade de organizar o imenso universo dos filmes, que muitas vezes deixa as pessoas perdidas e sem saber o que assistir. O principal motivo para sua criação é o fato de que muita gente esquece o que já viu ou perde muito tempo procurando algo novo em sites complicados.</w:t>
            </w:r>
          </w:p>
          <w:p w14:paraId="63D999CF">
            <w:pPr>
              <w:pStyle w:val="4"/>
              <w:spacing w:before="0" w:after="140" w:line="360" w:lineRule="auto"/>
              <w:jc w:val="both"/>
              <w:pPrChange w:id="43" w:author="apare" w:date="2026-03-02T12:05:22Z">
                <w:pPr>
                  <w:pStyle w:val="4"/>
                  <w:spacing w:before="0" w:after="140"/>
                </w:pPr>
              </w:pPrChange>
            </w:pPr>
            <w:r>
              <w:rPr>
                <w:rFonts w:ascii="Arial" w:hAnsi="Arial" w:cs="Arial"/>
                <w:b w:val="0"/>
                <w:bCs w:val="0"/>
                <w:rPrChange w:id="44" w:author="apare" w:date="2026-03-02T12:06:56Z">
                  <w:rPr/>
                </w:rPrChange>
              </w:rPr>
              <w:t>O projeto resolve esses problemas ao oferecer um espaço único e fácil de usar, onde o usuário pode marcar seus filmes assistidos e ler opiniões de outras pessoas. Com nossa tecnologia de recomendação inteligente, eliminamos a dúvida na hora da escolha, garantindo que o espectador encontre a história certa para o seu gosto de forma rápida e prazerosa.</w:t>
            </w:r>
          </w:p>
        </w:tc>
      </w:tr>
    </w:tbl>
    <w:p w14:paraId="5CCE0B5A">
      <w:pPr>
        <w:rPr>
          <w:rFonts w:ascii="Arial" w:hAnsi="Arial" w:cs="Arial"/>
        </w:rPr>
      </w:pPr>
    </w:p>
    <w:p w14:paraId="692AE414">
      <w:pPr>
        <w:rPr>
          <w:del w:id="45" w:author="apare" w:date="2026-03-02T12:08:02Z"/>
          <w:rFonts w:ascii="Arial" w:hAnsi="Arial" w:cs="Arial"/>
        </w:rPr>
      </w:pPr>
    </w:p>
    <w:p w14:paraId="47E3A045">
      <w:pPr>
        <w:rPr>
          <w:del w:id="46" w:author="apare" w:date="2026-03-02T12:08:03Z"/>
          <w:rFonts w:ascii="Arial" w:hAnsi="Arial" w:cs="Arial"/>
        </w:rPr>
      </w:pPr>
    </w:p>
    <w:p w14:paraId="6983CF5C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2D0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DB236">
            <w:pPr>
              <w:widowControl/>
              <w:spacing w:before="0" w:after="160" w:line="360" w:lineRule="auto"/>
              <w:jc w:val="both"/>
              <w:rPr>
                <w:rFonts w:ascii="Arial" w:hAnsi="Arial" w:cs="Arial"/>
              </w:rPr>
              <w:pPrChange w:id="47" w:author="apare" w:date="2026-03-02T12:08:43Z">
                <w:pPr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kern w:val="0"/>
              </w:rPr>
              <w:t>Descrição das três disciplinas.</w:t>
            </w:r>
          </w:p>
          <w:p w14:paraId="46548090">
            <w:pPr>
              <w:widowControl/>
              <w:spacing w:before="0" w:after="0" w:line="360" w:lineRule="auto"/>
              <w:jc w:val="both"/>
              <w:rPr>
                <w:rFonts w:ascii="Arial" w:hAnsi="Arial" w:cs="Arial"/>
              </w:rPr>
              <w:pPrChange w:id="48" w:author="apare" w:date="2026-03-02T12:08:54Z">
                <w:pPr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b/>
                <w:bCs/>
                <w:kern w:val="0"/>
                <w:rPrChange w:id="49" w:author="apare" w:date="2026-03-02T12:09:01Z">
                  <w:rPr>
                    <w:rFonts w:ascii="Arial" w:hAnsi="Arial" w:cs="Arial"/>
                    <w:kern w:val="0"/>
                  </w:rPr>
                </w:rPrChange>
              </w:rPr>
              <w:t>Análise de projetos e sistemas:</w:t>
            </w:r>
            <w:r>
              <w:rPr>
                <w:rFonts w:ascii="Arial" w:hAnsi="Arial" w:cs="Arial"/>
                <w:kern w:val="0"/>
              </w:rPr>
              <w:t xml:space="preserve"> </w:t>
            </w:r>
            <w:r>
              <w:rPr>
                <w:rFonts w:ascii="Arial" w:hAnsi="Arial" w:cs="Arial"/>
              </w:rPr>
              <w:t xml:space="preserve">Esta disciplina é o </w:t>
            </w:r>
            <w:r>
              <w:rPr>
                <w:rFonts w:ascii="Arial" w:hAnsi="Arial" w:cs="Arial"/>
                <w:b/>
              </w:rPr>
              <w:t>cérebro</w:t>
            </w:r>
            <w:r>
              <w:rPr>
                <w:rFonts w:ascii="Arial" w:hAnsi="Arial" w:cs="Arial"/>
              </w:rPr>
              <w:t xml:space="preserve"> e o </w:t>
            </w:r>
            <w:r>
              <w:rPr>
                <w:rFonts w:ascii="Arial" w:hAnsi="Arial" w:cs="Arial"/>
                <w:b/>
              </w:rPr>
              <w:t>planejamento</w:t>
            </w:r>
            <w:r>
              <w:rPr>
                <w:rFonts w:ascii="Arial" w:hAnsi="Arial" w:cs="Arial"/>
              </w:rPr>
              <w:t xml:space="preserve"> de tudo. Antes de escrever qualquer código, o analista desenha o "mapa" do site. Ele decide como as coisas vão funcionar: "Se o usuário clicar aqui, o que deve acontecer?", "Como o site vai se comportar se 1.000 pessoas entrarem ao mesmo tempo?". No CineVortex, essa área garante que o sistema não seja uma bagunça, definindo as regras de negócio (como o sistema de notas) e organizando as etapas de desenvolvimento para que nada seja esquecido. </w:t>
            </w:r>
          </w:p>
          <w:p w14:paraId="7B9D8838">
            <w:pPr>
              <w:widowControl/>
              <w:spacing w:before="0" w:after="0" w:line="360" w:lineRule="auto"/>
              <w:jc w:val="both"/>
              <w:rPr>
                <w:rFonts w:ascii="Arial" w:hAnsi="Arial" w:cs="Arial"/>
              </w:rPr>
              <w:pPrChange w:id="50" w:author="apare" w:date="2026-03-02T12:09:17Z">
                <w:pPr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b/>
                <w:bCs/>
                <w:kern w:val="0"/>
                <w:rPrChange w:id="51" w:author="apare" w:date="2026-03-02T12:09:07Z">
                  <w:rPr>
                    <w:rFonts w:ascii="Arial" w:hAnsi="Arial" w:cs="Arial"/>
                    <w:kern w:val="0"/>
                  </w:rPr>
                </w:rPrChange>
              </w:rPr>
              <w:t>Banco de dados:</w:t>
            </w:r>
            <w:r>
              <w:rPr>
                <w:rFonts w:ascii="Arial" w:hAnsi="Arial" w:cs="Arial"/>
                <w:kern w:val="0"/>
              </w:rPr>
              <w:t xml:space="preserve"> </w:t>
            </w:r>
            <w:r>
              <w:rPr>
                <w:rFonts w:ascii="Arial" w:hAnsi="Arial" w:cs="Arial"/>
              </w:rPr>
              <w:t xml:space="preserve">O Banco de Dados é a </w:t>
            </w:r>
            <w:r>
              <w:rPr>
                <w:rFonts w:ascii="Arial" w:hAnsi="Arial" w:cs="Arial"/>
                <w:b/>
              </w:rPr>
              <w:t>memória</w:t>
            </w:r>
            <w:r>
              <w:rPr>
                <w:rFonts w:ascii="Arial" w:hAnsi="Arial" w:cs="Arial"/>
              </w:rPr>
              <w:t xml:space="preserve"> do projeto. Como explicamos que o cinema é um mar de informações, precisamos de um lugar seguro para guardar tudo. É aqui que ficam armazenados os nomes dos filmes, as senhas dos usuários (escondidas com segurança), os comentários que as pessoas escrevem e as notas que elas dão. Sem o banco de dados, toda vez que você fechasse o site, ele "esqueceria" quem você é e quais filmes você já marcou como assistidos. </w:t>
            </w:r>
          </w:p>
          <w:p w14:paraId="26C6F3B9">
            <w:pPr>
              <w:widowControl/>
              <w:spacing w:before="0" w:after="160" w:line="360" w:lineRule="auto"/>
              <w:jc w:val="both"/>
              <w:rPr>
                <w:rFonts w:ascii="Arial" w:hAnsi="Arial" w:cs="Arial"/>
              </w:rPr>
              <w:pPrChange w:id="52" w:author="apare" w:date="2026-03-02T12:08:43Z">
                <w:pPr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b/>
                <w:bCs/>
                <w:kern w:val="0"/>
                <w:rPrChange w:id="53" w:author="apare" w:date="2026-03-02T12:09:25Z">
                  <w:rPr>
                    <w:rFonts w:ascii="Arial" w:hAnsi="Arial" w:cs="Arial"/>
                    <w:kern w:val="0"/>
                  </w:rPr>
                </w:rPrChange>
              </w:rPr>
              <w:t>Web design:</w:t>
            </w:r>
            <w:r>
              <w:rPr>
                <w:rFonts w:ascii="Arial" w:hAnsi="Arial" w:cs="Arial"/>
                <w:kern w:val="0"/>
              </w:rPr>
              <w:t xml:space="preserve"> </w:t>
            </w:r>
            <w:r>
              <w:rPr>
                <w:rFonts w:ascii="Arial" w:hAnsi="Arial" w:cs="Arial"/>
              </w:rPr>
              <w:t xml:space="preserve">O Web Design é a </w:t>
            </w:r>
            <w:r>
              <w:rPr>
                <w:rFonts w:ascii="Arial" w:hAnsi="Arial" w:cs="Arial"/>
                <w:b/>
              </w:rPr>
              <w:t>cara</w:t>
            </w:r>
            <w:r>
              <w:rPr>
                <w:rFonts w:ascii="Arial" w:hAnsi="Arial" w:cs="Arial"/>
              </w:rPr>
              <w:t xml:space="preserve"> e a </w:t>
            </w:r>
            <w:r>
              <w:rPr>
                <w:rFonts w:ascii="Arial" w:hAnsi="Arial" w:cs="Arial"/>
                <w:b/>
              </w:rPr>
              <w:t>experiência</w:t>
            </w:r>
            <w:r>
              <w:rPr>
                <w:rFonts w:ascii="Arial" w:hAnsi="Arial" w:cs="Arial"/>
              </w:rPr>
              <w:t xml:space="preserve"> do site. Não adianta o site ser inteligente e ter muita memória se ele for feio ou difícil de usar. O designer escolhe as cores, o tamanho das letras, onde os botões ficam e como as imagens dos filmes aparecem para que até quem "não entende nada de cinema" consiga navegar sem se perder. No CineVortex, o foco do Web Design é tornar a busca por filmes algo bonito, visual e muito simples de clicar e favoritar.</w:t>
            </w:r>
          </w:p>
        </w:tc>
      </w:tr>
    </w:tbl>
    <w:p w14:paraId="32AB3A20">
      <w:pPr>
        <w:rPr>
          <w:rFonts w:ascii="Arial" w:hAnsi="Arial" w:cs="Arial"/>
        </w:rPr>
      </w:pPr>
    </w:p>
    <w:p w14:paraId="546FD391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65AF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70969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</w:rPr>
            </w:pPr>
          </w:p>
          <w:p w14:paraId="2A4B37A9">
            <w:pPr>
              <w:pStyle w:val="4"/>
              <w:widowControl/>
              <w:spacing w:before="0" w:after="0" w:line="360" w:lineRule="auto"/>
              <w:jc w:val="both"/>
              <w:rPr>
                <w:rFonts w:ascii="Arial" w:hAnsi="Arial" w:cs="Arial"/>
              </w:rPr>
              <w:pPrChange w:id="54" w:author="apare" w:date="2026-03-02T12:10:55Z">
                <w:pPr>
                  <w:pStyle w:val="4"/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eastAsia="Calibri" w:cs="Arial"/>
                <w:kern w:val="0"/>
                <w:lang w:eastAsia="pt-BR"/>
              </w:rPr>
              <w:t xml:space="preserve">O </w:t>
            </w:r>
            <w:r>
              <w:rPr>
                <w:rFonts w:ascii="Arial" w:hAnsi="Arial" w:eastAsia="Calibri" w:cs="Arial"/>
                <w:b/>
                <w:kern w:val="0"/>
                <w:lang w:eastAsia="pt-BR"/>
              </w:rPr>
              <w:t>CineVortex</w:t>
            </w:r>
            <w:r>
              <w:rPr>
                <w:rFonts w:ascii="Arial" w:hAnsi="Arial" w:eastAsia="Calibri" w:cs="Arial"/>
                <w:kern w:val="0"/>
                <w:lang w:eastAsia="pt-BR"/>
              </w:rPr>
              <w:t xml:space="preserve"> tem como objetivo geral criar uma plataforma digital simples e organizada que ajude qualquer pessoa a encontrar, salvar e dar nota aos filmes que assiste. O projeto busca resolver a confusão de quem não sabe o que escolher para ver, funcionando como uma memória digital onde o usuário guarda suas experiências e recebe sugestões inteligentes baseadas no seu gosto pessoal, facilitando o lazer de forma automática e divertida.</w:t>
            </w:r>
          </w:p>
          <w:p w14:paraId="56B82BF6">
            <w:pPr>
              <w:pStyle w:val="4"/>
              <w:spacing w:after="0" w:line="360" w:lineRule="auto"/>
              <w:jc w:val="both"/>
              <w:rPr>
                <w:rFonts w:ascii="Arial" w:hAnsi="Arial" w:cs="Arial"/>
                <w:rPrChange w:id="56" w:author="apare" w:date="2026-03-02T12:10:32Z">
                  <w:rPr/>
                </w:rPrChange>
              </w:rPr>
              <w:pPrChange w:id="55" w:author="apare" w:date="2026-03-02T12:11:06Z">
                <w:pPr>
                  <w:pStyle w:val="4"/>
                </w:pPr>
              </w:pPrChange>
            </w:pPr>
            <w:r>
              <w:rPr>
                <w:rFonts w:ascii="Arial" w:hAnsi="Arial" w:cs="Arial"/>
                <w:rPrChange w:id="57" w:author="apare" w:date="2026-03-02T12:10:32Z">
                  <w:rPr/>
                </w:rPrChange>
              </w:rPr>
              <w:t xml:space="preserve">Para que isso funcione, o projeto conta com a </w:t>
            </w:r>
            <w:r>
              <w:rPr>
                <w:rFonts w:ascii="Arial" w:hAnsi="Arial" w:cs="Arial"/>
                <w:b/>
                <w:rPrChange w:id="58" w:author="apare" w:date="2026-03-02T12:10:32Z">
                  <w:rPr>
                    <w:b/>
                  </w:rPr>
                </w:rPrChange>
              </w:rPr>
              <w:t>Análise de Sistemas</w:t>
            </w:r>
            <w:r>
              <w:rPr>
                <w:rFonts w:ascii="Arial" w:hAnsi="Arial" w:cs="Arial"/>
                <w:rPrChange w:id="59" w:author="apare" w:date="2026-03-02T12:10:32Z">
                  <w:rPr/>
                </w:rPrChange>
              </w:rPr>
              <w:t xml:space="preserve">, que planeja cada regra e passo do site para que ele não apresente erros. O </w:t>
            </w:r>
            <w:r>
              <w:rPr>
                <w:rFonts w:ascii="Arial" w:hAnsi="Arial" w:cs="Arial"/>
                <w:b/>
                <w:rPrChange w:id="60" w:author="apare" w:date="2026-03-02T12:10:32Z">
                  <w:rPr>
                    <w:b/>
                  </w:rPr>
                </w:rPrChange>
              </w:rPr>
              <w:t>Banco de Dados</w:t>
            </w:r>
            <w:r>
              <w:rPr>
                <w:rFonts w:ascii="Arial" w:hAnsi="Arial" w:cs="Arial"/>
                <w:rPrChange w:id="61" w:author="apare" w:date="2026-03-02T12:10:32Z">
                  <w:rPr/>
                </w:rPrChange>
              </w:rPr>
              <w:t xml:space="preserve"> atua como a memória principal, armazenando com segurança as informações dos filmes, as senhas dos usuários e todos os comentários feitos. Por fim, o </w:t>
            </w:r>
            <w:r>
              <w:rPr>
                <w:rFonts w:ascii="Arial" w:hAnsi="Arial" w:cs="Arial"/>
                <w:b/>
                <w:rPrChange w:id="62" w:author="apare" w:date="2026-03-02T12:10:32Z">
                  <w:rPr>
                    <w:b/>
                  </w:rPr>
                </w:rPrChange>
              </w:rPr>
              <w:t>Web Design</w:t>
            </w:r>
            <w:r>
              <w:rPr>
                <w:rFonts w:ascii="Arial" w:hAnsi="Arial" w:cs="Arial"/>
                <w:rPrChange w:id="63" w:author="apare" w:date="2026-03-02T12:10:32Z">
                  <w:rPr/>
                </w:rPrChange>
              </w:rPr>
              <w:t xml:space="preserve"> cuida da aparência, garantindo que o visual seja limpo e os botões fáceis de encontrar, permitindo que até quem não tem intimidade com tecnologia consiga navegar sem dificuldades.</w:t>
            </w:r>
          </w:p>
          <w:p w14:paraId="2193FC2D">
            <w:pPr>
              <w:pStyle w:val="4"/>
              <w:spacing w:before="0" w:after="140" w:line="360" w:lineRule="auto"/>
              <w:jc w:val="both"/>
              <w:pPrChange w:id="64" w:author="apare" w:date="2026-03-02T12:10:37Z">
                <w:pPr>
                  <w:pStyle w:val="4"/>
                  <w:spacing w:before="0" w:after="140"/>
                </w:pPr>
              </w:pPrChange>
            </w:pPr>
            <w:r>
              <w:rPr>
                <w:rFonts w:ascii="Arial" w:hAnsi="Arial" w:cs="Arial"/>
                <w:rPrChange w:id="65" w:author="apare" w:date="2026-03-02T12:10:32Z">
                  <w:rPr/>
                </w:rPrChange>
              </w:rPr>
              <w:t>Em resumo, os objetivos específicos focam em construir um ambiente seguro para o usuário, organizar uma enciclopédia de filmes completa e incentivar a troca de opiniões através de avaliações. Com isso, o CineVortex deixa de ser apenas um site comum para se tornar um guia prático que entende o espectador e o conecta com as melhores histórias do cinema de maneira intuitiva.</w:t>
            </w:r>
          </w:p>
        </w:tc>
      </w:tr>
    </w:tbl>
    <w:p w14:paraId="198B2188">
      <w:pPr>
        <w:rPr>
          <w:ins w:id="66" w:author="apare" w:date="2026-03-02T12:12:10Z"/>
          <w:rFonts w:ascii="Arial" w:hAnsi="Arial" w:eastAsia="Arial" w:cs="Arial"/>
        </w:rPr>
      </w:pPr>
    </w:p>
    <w:p w14:paraId="3C235888">
      <w:pPr>
        <w:rPr>
          <w:ins w:id="67" w:author="apare" w:date="2026-03-02T12:12:10Z"/>
          <w:rFonts w:ascii="Arial" w:hAnsi="Arial" w:eastAsia="Arial" w:cs="Arial"/>
        </w:rPr>
      </w:pPr>
    </w:p>
    <w:p w14:paraId="3048D228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6D40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A3882">
            <w:pPr>
              <w:widowControl/>
              <w:spacing w:before="0" w:after="160"/>
              <w:jc w:val="left"/>
              <w:rPr>
                <w:del w:id="68" w:author="apare" w:date="2026-03-02T12:12:15Z"/>
                <w:rFonts w:ascii="Arial" w:hAnsi="Arial" w:eastAsia="Calibri" w:cs="Arial"/>
                <w:lang w:eastAsia="pt-BR"/>
              </w:rPr>
            </w:pPr>
          </w:p>
          <w:p w14:paraId="6960C27F">
            <w:pPr>
              <w:pStyle w:val="4"/>
              <w:widowControl/>
              <w:spacing w:before="0" w:after="0" w:line="360" w:lineRule="auto"/>
              <w:jc w:val="both"/>
              <w:rPr>
                <w:rFonts w:ascii="Arial" w:hAnsi="Arial" w:cs="Arial"/>
              </w:rPr>
              <w:pPrChange w:id="69" w:author="apare" w:date="2026-03-02T12:11:51Z">
                <w:pPr>
                  <w:pStyle w:val="4"/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eastAsia="Calibri" w:cs="Arial"/>
                <w:kern w:val="0"/>
                <w:lang w:eastAsia="pt-BR"/>
              </w:rPr>
              <w:t xml:space="preserve">A primeira ação é a </w:t>
            </w:r>
            <w:r>
              <w:rPr>
                <w:rFonts w:ascii="Arial" w:hAnsi="Arial" w:eastAsia="Calibri" w:cs="Arial"/>
                <w:b/>
                <w:kern w:val="0"/>
                <w:lang w:eastAsia="pt-BR"/>
              </w:rPr>
              <w:t>construção da base de conhecimento</w:t>
            </w:r>
            <w:r>
              <w:rPr>
                <w:rFonts w:ascii="Arial" w:hAnsi="Arial" w:eastAsia="Calibri" w:cs="Arial"/>
                <w:kern w:val="0"/>
                <w:lang w:eastAsia="pt-BR"/>
              </w:rPr>
              <w:t xml:space="preserve">, onde o </w:t>
            </w:r>
            <w:r>
              <w:rPr>
                <w:rFonts w:ascii="Arial" w:hAnsi="Arial" w:eastAsia="Calibri" w:cs="Arial"/>
                <w:b/>
                <w:kern w:val="0"/>
                <w:lang w:eastAsia="pt-BR"/>
              </w:rPr>
              <w:t>Banco de Dados</w:t>
            </w:r>
            <w:r>
              <w:rPr>
                <w:rFonts w:ascii="Arial" w:hAnsi="Arial" w:eastAsia="Calibri" w:cs="Arial"/>
                <w:kern w:val="0"/>
                <w:lang w:eastAsia="pt-BR"/>
              </w:rPr>
              <w:t xml:space="preserve"> organiza todas as informações de filmes (nomes, fotos e resumos) em um só lugar. Isso garante que o usuário encontre tudo o que precisa sem esforço, resolvendo a bagunça de informações espalhadas pela internet.</w:t>
            </w:r>
          </w:p>
          <w:p w14:paraId="3F6819C0">
            <w:pPr>
              <w:pStyle w:val="4"/>
              <w:spacing w:after="0" w:line="360" w:lineRule="auto"/>
              <w:jc w:val="both"/>
              <w:rPr>
                <w:rFonts w:ascii="Arial" w:hAnsi="Arial" w:cs="Arial"/>
                <w:rPrChange w:id="71" w:author="apare" w:date="2026-03-02T12:11:36Z">
                  <w:rPr/>
                </w:rPrChange>
              </w:rPr>
              <w:pPrChange w:id="70" w:author="apare" w:date="2026-03-02T12:12:00Z">
                <w:pPr>
                  <w:pStyle w:val="4"/>
                </w:pPr>
              </w:pPrChange>
            </w:pPr>
            <w:r>
              <w:rPr>
                <w:rFonts w:ascii="Arial" w:hAnsi="Arial" w:cs="Arial"/>
                <w:rPrChange w:id="72" w:author="apare" w:date="2026-03-02T12:11:36Z">
                  <w:rPr/>
                </w:rPrChange>
              </w:rPr>
              <w:t xml:space="preserve">A segunda frente é a </w:t>
            </w:r>
            <w:r>
              <w:rPr>
                <w:rFonts w:ascii="Arial" w:hAnsi="Arial" w:cs="Arial"/>
                <w:b/>
                <w:rPrChange w:id="73" w:author="apare" w:date="2026-03-02T12:11:36Z">
                  <w:rPr>
                    <w:b/>
                  </w:rPr>
                </w:rPrChange>
              </w:rPr>
              <w:t>criação da experiência social</w:t>
            </w:r>
            <w:r>
              <w:rPr>
                <w:rFonts w:ascii="Arial" w:hAnsi="Arial" w:cs="Arial"/>
                <w:rPrChange w:id="74" w:author="apare" w:date="2026-03-02T12:11:36Z">
                  <w:rPr/>
                </w:rPrChange>
              </w:rPr>
              <w:t xml:space="preserve">, unindo a </w:t>
            </w:r>
            <w:r>
              <w:rPr>
                <w:rFonts w:ascii="Arial" w:hAnsi="Arial" w:cs="Arial"/>
                <w:b/>
                <w:rPrChange w:id="75" w:author="apare" w:date="2026-03-02T12:11:36Z">
                  <w:rPr>
                    <w:b/>
                  </w:rPr>
                </w:rPrChange>
              </w:rPr>
              <w:t>Análise de Sistemas</w:t>
            </w:r>
            <w:r>
              <w:rPr>
                <w:rFonts w:ascii="Arial" w:hAnsi="Arial" w:cs="Arial"/>
                <w:rPrChange w:id="76" w:author="apare" w:date="2026-03-02T12:11:36Z">
                  <w:rPr/>
                </w:rPrChange>
              </w:rPr>
              <w:t xml:space="preserve"> e o </w:t>
            </w:r>
            <w:r>
              <w:rPr>
                <w:rFonts w:ascii="Arial" w:hAnsi="Arial" w:cs="Arial"/>
                <w:b/>
                <w:rPrChange w:id="77" w:author="apare" w:date="2026-03-02T12:11:36Z">
                  <w:rPr>
                    <w:b/>
                  </w:rPr>
                </w:rPrChange>
              </w:rPr>
              <w:t>Web Design</w:t>
            </w:r>
            <w:r>
              <w:rPr>
                <w:rFonts w:ascii="Arial" w:hAnsi="Arial" w:cs="Arial"/>
                <w:rPrChange w:id="78" w:author="apare" w:date="2026-03-02T12:11:36Z">
                  <w:rPr/>
                </w:rPrChange>
              </w:rPr>
              <w:t>. Aqui, desenvolvemos o sistema de cadastro e os murais de notas e comentários. Essa etapa permite que o site deixe de ser apenas uma lista de filmes e se torne uma comunidade viva, onde a opinião de cada pessoa ajuda os outros a decidirem o que assistir.</w:t>
            </w:r>
          </w:p>
          <w:p w14:paraId="5CCCC96E">
            <w:pPr>
              <w:pStyle w:val="4"/>
              <w:spacing w:before="0" w:after="140" w:line="360" w:lineRule="auto"/>
              <w:jc w:val="both"/>
              <w:pPrChange w:id="79" w:author="apare" w:date="2026-03-02T12:11:42Z">
                <w:pPr>
                  <w:pStyle w:val="4"/>
                  <w:spacing w:before="0" w:after="140"/>
                </w:pPr>
              </w:pPrChange>
            </w:pPr>
            <w:r>
              <w:rPr>
                <w:rFonts w:ascii="Arial" w:hAnsi="Arial" w:cs="Arial"/>
                <w:rPrChange w:id="80" w:author="apare" w:date="2026-03-02T12:11:36Z">
                  <w:rPr/>
                </w:rPrChange>
              </w:rPr>
              <w:t xml:space="preserve">Por fim, a </w:t>
            </w:r>
            <w:r>
              <w:rPr>
                <w:rFonts w:ascii="Arial" w:hAnsi="Arial" w:cs="Arial"/>
                <w:b/>
                <w:rPrChange w:id="81" w:author="apare" w:date="2026-03-02T12:11:36Z">
                  <w:rPr>
                    <w:b/>
                  </w:rPr>
                </w:rPrChange>
              </w:rPr>
              <w:t>inovação técnica</w:t>
            </w:r>
            <w:r>
              <w:rPr>
                <w:rFonts w:ascii="Arial" w:hAnsi="Arial" w:cs="Arial"/>
                <w:rPrChange w:id="82" w:author="apare" w:date="2026-03-02T12:11:36Z">
                  <w:rPr/>
                </w:rPrChange>
              </w:rPr>
              <w:t xml:space="preserve"> do projeto está no desenvolvimento de um sistema inteligente que cruza os dados das avaliações com o perfil de cada usuário. Essa ação cria recomendações personalizadas que aprendem o gosto do espectador, eliminando de vez a dúvida e a perda de tempo na hora de escolher um novo filme para o lazer.</w:t>
            </w:r>
          </w:p>
        </w:tc>
      </w:tr>
    </w:tbl>
    <w:p w14:paraId="592C1361">
      <w:pPr>
        <w:rPr>
          <w:del w:id="83" w:author="apare" w:date="2026-03-02T12:12:23Z"/>
          <w:rFonts w:ascii="Arial" w:hAnsi="Arial" w:cs="Arial"/>
        </w:rPr>
      </w:pPr>
    </w:p>
    <w:p w14:paraId="0FE60741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75F609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EB3F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40126">
            <w:pPr>
              <w:pStyle w:val="4"/>
              <w:widowControl/>
              <w:spacing w:before="0" w:after="0" w:line="360" w:lineRule="auto"/>
              <w:jc w:val="both"/>
              <w:rPr>
                <w:rFonts w:ascii="Arial" w:hAnsi="Arial" w:cs="Arial"/>
              </w:rPr>
              <w:pPrChange w:id="84" w:author="apare" w:date="2026-03-02T12:13:21Z">
                <w:pPr>
                  <w:pStyle w:val="4"/>
                  <w:widowControl/>
                  <w:spacing w:before="0" w:after="160" w:line="360" w:lineRule="auto"/>
                  <w:jc w:val="left"/>
                </w:pPr>
              </w:pPrChange>
            </w:pPr>
            <w:commentRangeStart w:id="4"/>
            <w:r>
              <w:rPr>
                <w:rFonts w:ascii="Arial" w:hAnsi="Arial" w:cs="Arial"/>
                <w:kern w:val="0"/>
              </w:rPr>
              <w:t xml:space="preserve">A </w:t>
            </w:r>
            <w:r>
              <w:rPr>
                <w:rFonts w:ascii="Arial" w:hAnsi="Arial" w:cs="Arial"/>
                <w:b/>
                <w:kern w:val="0"/>
              </w:rPr>
              <w:t>Pesquisa Bibliográfica</w:t>
            </w:r>
            <w:r>
              <w:rPr>
                <w:rFonts w:ascii="Arial" w:hAnsi="Arial" w:cs="Arial"/>
                <w:kern w:val="0"/>
              </w:rPr>
              <w:t xml:space="preserve"> </w:t>
            </w:r>
            <w:commentRangeEnd w:id="4"/>
            <w:r>
              <w:commentReference w:id="4"/>
            </w:r>
            <w:r>
              <w:rPr>
                <w:rFonts w:ascii="Arial" w:hAnsi="Arial" w:cs="Arial"/>
                <w:kern w:val="0"/>
              </w:rPr>
              <w:t>será o nosso ponto de partida. Ela consiste em ler e estudar o que especialistas já escreveram sobre cinema, tecnologia e comportamento do público na internet. É como se fôssemos à biblioteca (ou consultássemos sites de confiança) para entender como outros sites de sucesso funcionam e quais são as melhores regras para organizar um banco de dados de filmes sem erros. Isso nos dá uma base teórica sólida para não "tentarmos inventar a roda" onde já existe uma solução que funciona.</w:t>
            </w:r>
          </w:p>
          <w:p w14:paraId="4A25202B">
            <w:pPr>
              <w:pStyle w:val="4"/>
              <w:spacing w:after="0" w:line="360" w:lineRule="auto"/>
              <w:jc w:val="both"/>
              <w:rPr>
                <w:rFonts w:ascii="Arial" w:hAnsi="Arial" w:cs="Arial"/>
                <w:rPrChange w:id="86" w:author="apare" w:date="2026-03-02T12:12:44Z">
                  <w:rPr/>
                </w:rPrChange>
              </w:rPr>
              <w:pPrChange w:id="85" w:author="apare" w:date="2026-03-02T12:14:05Z">
                <w:pPr>
                  <w:pStyle w:val="4"/>
                </w:pPr>
              </w:pPrChange>
            </w:pPr>
            <w:commentRangeStart w:id="5"/>
            <w:r>
              <w:rPr>
                <w:rFonts w:ascii="Arial" w:hAnsi="Arial" w:cs="Arial"/>
                <w:rPrChange w:id="87" w:author="apare" w:date="2026-03-02T12:12:44Z">
                  <w:rPr/>
                </w:rPrChange>
              </w:rPr>
              <w:t xml:space="preserve">A </w:t>
            </w:r>
            <w:r>
              <w:rPr>
                <w:rFonts w:ascii="Arial" w:hAnsi="Arial" w:cs="Arial"/>
                <w:b/>
                <w:rPrChange w:id="88" w:author="apare" w:date="2026-03-02T12:12:44Z">
                  <w:rPr>
                    <w:b/>
                  </w:rPr>
                </w:rPrChange>
              </w:rPr>
              <w:t>Pesquisa de Campo</w:t>
            </w:r>
            <w:ins w:id="89" w:author="apare" w:date="2026-03-02T12:13:39Z">
              <w:r>
                <w:rPr>
                  <w:rFonts w:hint="default" w:ascii="Arial" w:hAnsi="Arial" w:cs="Arial"/>
                  <w:b/>
                  <w:lang w:val="pt-BR"/>
                </w:rPr>
                <w:t xml:space="preserve"> </w:t>
              </w:r>
            </w:ins>
            <w:ins w:id="90" w:author="apare" w:date="2026-03-02T12:13:40Z">
              <w:r>
                <w:rPr>
                  <w:rFonts w:hint="default" w:ascii="Arial" w:hAnsi="Arial" w:cs="Arial"/>
                  <w:b/>
                  <w:lang w:val="pt-BR"/>
                </w:rPr>
                <w:t>(</w:t>
              </w:r>
            </w:ins>
            <w:ins w:id="91" w:author="apare" w:date="2026-03-02T12:13:42Z">
              <w:r>
                <w:rPr>
                  <w:rFonts w:hint="default" w:ascii="Arial" w:hAnsi="Arial" w:cs="Arial"/>
                  <w:b/>
                  <w:lang w:val="pt-BR"/>
                </w:rPr>
                <w:t>Mo</w:t>
              </w:r>
            </w:ins>
            <w:ins w:id="92" w:author="apare" w:date="2026-03-02T12:13:43Z">
              <w:r>
                <w:rPr>
                  <w:rFonts w:hint="default" w:ascii="Arial" w:hAnsi="Arial" w:cs="Arial"/>
                  <w:b/>
                  <w:lang w:val="pt-BR"/>
                </w:rPr>
                <w:t>de</w:t>
              </w:r>
            </w:ins>
            <w:ins w:id="93" w:author="apare" w:date="2026-03-02T12:13:44Z">
              <w:r>
                <w:rPr>
                  <w:rFonts w:hint="default" w:ascii="Arial" w:hAnsi="Arial" w:cs="Arial"/>
                  <w:b/>
                  <w:lang w:val="pt-BR"/>
                </w:rPr>
                <w:t>lagem</w:t>
              </w:r>
            </w:ins>
            <w:ins w:id="94" w:author="apare" w:date="2026-03-02T12:13:45Z">
              <w:r>
                <w:rPr>
                  <w:rFonts w:hint="default" w:ascii="Arial" w:hAnsi="Arial" w:cs="Arial"/>
                  <w:b/>
                  <w:lang w:val="pt-BR"/>
                </w:rPr>
                <w:t xml:space="preserve"> de </w:t>
              </w:r>
            </w:ins>
            <w:ins w:id="95" w:author="apare" w:date="2026-03-02T12:13:46Z">
              <w:r>
                <w:rPr>
                  <w:rFonts w:hint="default" w:ascii="Arial" w:hAnsi="Arial" w:cs="Arial"/>
                  <w:b/>
                  <w:lang w:val="pt-BR"/>
                </w:rPr>
                <w:t>dad</w:t>
              </w:r>
            </w:ins>
            <w:ins w:id="96" w:author="apare" w:date="2026-03-02T12:13:47Z">
              <w:r>
                <w:rPr>
                  <w:rFonts w:hint="default" w:ascii="Arial" w:hAnsi="Arial" w:cs="Arial"/>
                  <w:b/>
                  <w:lang w:val="pt-BR"/>
                </w:rPr>
                <w:t>os</w:t>
              </w:r>
            </w:ins>
            <w:ins w:id="97" w:author="apare" w:date="2026-03-02T12:13:48Z">
              <w:r>
                <w:rPr>
                  <w:rFonts w:hint="default" w:ascii="Arial" w:hAnsi="Arial" w:cs="Arial"/>
                  <w:b/>
                  <w:lang w:val="pt-BR"/>
                </w:rPr>
                <w:t>)</w:t>
              </w:r>
            </w:ins>
            <w:r>
              <w:rPr>
                <w:rFonts w:ascii="Arial" w:hAnsi="Arial" w:cs="Arial"/>
                <w:rPrChange w:id="98" w:author="apare" w:date="2026-03-02T12:12:44Z">
                  <w:rPr/>
                </w:rPrChange>
              </w:rPr>
              <w:t xml:space="preserve"> </w:t>
            </w:r>
            <w:commentRangeEnd w:id="5"/>
            <w:r>
              <w:commentReference w:id="5"/>
            </w:r>
            <w:r>
              <w:rPr>
                <w:rFonts w:ascii="Arial" w:hAnsi="Arial" w:cs="Arial"/>
                <w:rPrChange w:id="99" w:author="apare" w:date="2026-03-02T12:12:44Z">
                  <w:rPr/>
                </w:rPrChange>
              </w:rPr>
              <w:t>acontece quando observamos o "mundo real". Na prática, isso significa analisar outros sites de cinema que já existem para ver o que as pessoas estão usando, onde elas sentem dificuldade e o que elas mais elogiam. É um trabalho de observação externa para entender o cenário atual do mercado e garantir que o CineVortex seja moderno e atenda às expectativas de quem já costuma navegar nesse tipo de plataforma.</w:t>
            </w:r>
          </w:p>
          <w:p w14:paraId="3DE5B5AC">
            <w:pPr>
              <w:pStyle w:val="4"/>
              <w:spacing w:after="0" w:line="360" w:lineRule="auto"/>
              <w:jc w:val="both"/>
              <w:rPr>
                <w:rFonts w:ascii="Arial" w:hAnsi="Arial" w:cs="Arial"/>
                <w:rPrChange w:id="101" w:author="apare" w:date="2026-03-02T12:12:44Z">
                  <w:rPr/>
                </w:rPrChange>
              </w:rPr>
              <w:pPrChange w:id="100" w:author="apare" w:date="2026-03-02T12:14:29Z">
                <w:pPr>
                  <w:pStyle w:val="4"/>
                </w:pPr>
              </w:pPrChange>
            </w:pPr>
            <w:commentRangeStart w:id="6"/>
            <w:r>
              <w:rPr>
                <w:rFonts w:ascii="Arial" w:hAnsi="Arial" w:cs="Arial"/>
                <w:rPrChange w:id="102" w:author="apare" w:date="2026-03-02T12:12:44Z">
                  <w:rPr/>
                </w:rPrChange>
              </w:rPr>
              <w:t xml:space="preserve">As </w:t>
            </w:r>
            <w:r>
              <w:rPr>
                <w:rFonts w:ascii="Arial" w:hAnsi="Arial" w:cs="Arial"/>
                <w:b/>
                <w:rPrChange w:id="103" w:author="apare" w:date="2026-03-02T12:12:44Z">
                  <w:rPr>
                    <w:b/>
                  </w:rPr>
                </w:rPrChange>
              </w:rPr>
              <w:t>Entrevistas</w:t>
            </w:r>
            <w:commentRangeEnd w:id="6"/>
            <w:r>
              <w:commentReference w:id="6"/>
            </w:r>
            <w:r>
              <w:rPr>
                <w:rFonts w:ascii="Arial" w:hAnsi="Arial" w:cs="Arial"/>
                <w:rPrChange w:id="104" w:author="apare" w:date="2026-03-02T12:12:44Z">
                  <w:rPr/>
                </w:rPrChange>
              </w:rPr>
              <w:t xml:space="preserve"> são conversas diretas com as pessoas para ouvir suas dores. Vamos falar com quem ama cinema (desde o fã que vê tudo até quem só assiste um filme por mês) para entender por que eles esquecem o que viram ou por que acham difícil escolher um filme novo. Essas conversas nos dão o "lado humano" do problema, revelando detalhes que os livros ou a observação fria não mostram, como sentimentos de frustração ou desejos específicos de interatividade.</w:t>
            </w:r>
          </w:p>
          <w:p w14:paraId="56BC227E">
            <w:pPr>
              <w:pStyle w:val="4"/>
              <w:spacing w:before="0" w:after="140" w:line="360" w:lineRule="auto"/>
              <w:jc w:val="both"/>
              <w:pPrChange w:id="105" w:author="apare" w:date="2026-03-02T12:12:48Z">
                <w:pPr>
                  <w:pStyle w:val="4"/>
                  <w:spacing w:before="0" w:after="140"/>
                </w:pPr>
              </w:pPrChange>
            </w:pPr>
            <w:r>
              <w:rPr>
                <w:rFonts w:ascii="Arial" w:hAnsi="Arial" w:cs="Arial"/>
                <w:rPrChange w:id="106" w:author="apare" w:date="2026-03-02T12:12:44Z">
                  <w:rPr/>
                </w:rPrChange>
              </w:rPr>
              <w:t xml:space="preserve">Por fim, o </w:t>
            </w:r>
            <w:r>
              <w:rPr>
                <w:rFonts w:ascii="Arial" w:hAnsi="Arial" w:cs="Arial"/>
                <w:b/>
                <w:rPrChange w:id="107" w:author="apare" w:date="2026-03-02T12:12:44Z">
                  <w:rPr>
                    <w:b/>
                  </w:rPr>
                </w:rPrChange>
              </w:rPr>
              <w:t>Levantamento das Necessidades</w:t>
            </w:r>
            <w:r>
              <w:rPr>
                <w:rFonts w:ascii="Arial" w:hAnsi="Arial" w:cs="Arial"/>
                <w:rPrChange w:id="108" w:author="apare" w:date="2026-03-02T12:12:44Z">
                  <w:rPr/>
                </w:rPrChange>
              </w:rPr>
              <w:t xml:space="preserve"> é o momento de filtrar tudo o que descobrimos e transformar em uma </w:t>
            </w:r>
            <w:commentRangeStart w:id="7"/>
            <w:r>
              <w:rPr>
                <w:rFonts w:ascii="Arial" w:hAnsi="Arial" w:cs="Arial"/>
                <w:rPrChange w:id="108" w:author="apare" w:date="2026-03-02T12:12:44Z">
                  <w:rPr/>
                </w:rPrChange>
              </w:rPr>
              <w:t>lista de tarefas para o projeto</w:t>
            </w:r>
            <w:commentRangeEnd w:id="7"/>
            <w:r>
              <w:commentReference w:id="7"/>
            </w:r>
            <w:r>
              <w:rPr>
                <w:rFonts w:ascii="Arial" w:hAnsi="Arial" w:cs="Arial"/>
                <w:rPrChange w:id="109" w:author="apare" w:date="2026-03-02T12:12:44Z">
                  <w:rPr/>
                </w:rPrChange>
              </w:rPr>
              <w:t>. Aqui, decidimos o que é essencial para o CineVortex: "O site precisa de um botão de 'esqueci minha senha'?", "As notas devem ser de 1 a 5 ou de 1 a 10?". Esse procedimento organiza todas as informações coletadas para que a equipe de desenvolvimento saiba exatamente o que construir para que o site seja útil, simples e inovador.</w:t>
            </w:r>
          </w:p>
        </w:tc>
      </w:tr>
    </w:tbl>
    <w:p w14:paraId="5E16D693">
      <w:pPr>
        <w:spacing w:line="360" w:lineRule="auto"/>
        <w:rPr>
          <w:rFonts w:ascii="Arial" w:hAnsi="Arial" w:cs="Arial"/>
        </w:rPr>
      </w:pPr>
    </w:p>
    <w:p w14:paraId="0D168E44">
      <w:pPr>
        <w:rPr>
          <w:del w:id="110" w:author="apare" w:date="2026-03-02T12:14:35Z"/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4A668718">
      <w:pPr>
        <w:rPr>
          <w:rFonts w:ascii="Arial" w:hAnsi="Arial" w:eastAsia="Arial" w:cs="Arial"/>
        </w:rPr>
      </w:pPr>
    </w:p>
    <w:p w14:paraId="47EDA311">
      <w:pPr>
        <w:rPr>
          <w:del w:id="111" w:author="apare" w:date="2026-03-02T12:15:06Z"/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7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8447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DA311">
            <w:pPr>
              <w:widowControl/>
              <w:spacing w:before="0" w:after="160"/>
              <w:jc w:val="left"/>
              <w:rPr>
                <w:del w:id="113" w:author="apare" w:date="2026-03-02T12:17:05Z"/>
                <w:rFonts w:ascii="Arial" w:hAnsi="Arial" w:cs="Arial"/>
              </w:rPr>
              <w:pPrChange w:id="112" w:author="apare" w:date="2026-03-02T12:15:06Z">
                <w:pPr>
                  <w:pStyle w:val="5"/>
                  <w:widowControl/>
                  <w:spacing w:before="0" w:after="160"/>
                  <w:jc w:val="left"/>
                </w:pPr>
              </w:pPrChange>
            </w:pPr>
            <w:del w:id="114" w:author="apare" w:date="2026-03-02T12:17:05Z">
              <w:r>
                <w:rPr>
                  <w:rFonts w:ascii="Arial" w:hAnsi="Arial" w:cs="Arial"/>
                  <w:color w:val="000000"/>
                  <w:kern w:val="0"/>
                  <w:shd w:val="clear" w:fill="F5F5F5"/>
                </w:rPr>
                <w:delText>1. Análise de Projetos e Sistemas</w:delText>
              </w:r>
            </w:del>
          </w:p>
          <w:p w14:paraId="47EDA311">
            <w:pPr>
              <w:rPr>
                <w:del w:id="116" w:author="apare" w:date="2026-03-02T12:17:18Z"/>
                <w:i/>
              </w:rPr>
              <w:pPrChange w:id="115" w:author="apare" w:date="2026-03-02T12:15:06Z">
                <w:pPr>
                  <w:pStyle w:val="4"/>
                </w:pPr>
              </w:pPrChange>
            </w:pPr>
            <w:del w:id="117" w:author="apare" w:date="2026-03-02T12:17:18Z">
              <w:r>
                <w:rPr>
                  <w:i/>
                </w:rPr>
                <w:delText>Obras essenciais para entender como planejar e estruturar as regras do CineVortex.</w:delText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18" w:author="apare" w:date="2026-03-02T12:15:06Z">
                <w:pPr>
                  <w:pStyle w:val="4"/>
                  <w:numPr>
                    <w:ilvl w:val="0"/>
                    <w:numId w:val="1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commentRangeStart w:id="8"/>
            <w:r>
              <w:rPr>
                <w:b/>
              </w:rPr>
              <w:t>BEZERRA, Eduardo.</w:t>
            </w:r>
            <w:r>
              <w:t xml:space="preserve"> </w:t>
            </w:r>
            <w:r>
              <w:rPr>
                <w:i/>
              </w:rPr>
              <w:t>Princípios de Análise e Projeto de Sistemas com UML</w:t>
            </w:r>
            <w:r>
              <w:t>. Rio de Janeiro: Elsevier. (Um guia prático e muito comum em bibliotecas técnicas).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19" w:author="apare" w:date="2026-03-02T12:15:06Z">
                <w:pPr>
                  <w:pStyle w:val="4"/>
                  <w:numPr>
                    <w:ilvl w:val="0"/>
                    <w:numId w:val="1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DENNIS, Alan; WIXOM, Barbara Haley; ROTH, Roberta M.</w:t>
            </w:r>
            <w:r>
              <w:t xml:space="preserve"> </w:t>
            </w:r>
            <w:r>
              <w:rPr>
                <w:i/>
              </w:rPr>
              <w:t>Análise e Projeto de Sistemas</w:t>
            </w:r>
            <w:r>
              <w:t>. Rio de Janeiro: LTC. (Foca em como os sistemas funcionam no mundo real).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20" w:author="apare" w:date="2026-03-02T12:15:06Z">
                <w:pPr>
                  <w:pStyle w:val="4"/>
                  <w:numPr>
                    <w:ilvl w:val="0"/>
                    <w:numId w:val="1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LEDUR, Cleverson L.</w:t>
            </w:r>
            <w:r>
              <w:t xml:space="preserve"> </w:t>
            </w:r>
            <w:r>
              <w:rPr>
                <w:i/>
              </w:rPr>
              <w:t>Análise e Projeto de Sistemas</w:t>
            </w:r>
            <w:r>
              <w:t>. Porto Alegre: SAGAH. (Excelente para mapeamento de processos e requisitos).</w:t>
            </w:r>
          </w:p>
          <w:p w14:paraId="47EDA311">
            <w:pPr>
              <w:rPr>
                <w:del w:id="122" w:author="apare" w:date="2026-03-02T12:17:14Z"/>
              </w:rPr>
              <w:pPrChange w:id="121" w:author="apare" w:date="2026-03-02T12:15:06Z">
                <w:pPr>
                  <w:pStyle w:val="34"/>
                </w:pPr>
              </w:pPrChange>
            </w:pPr>
          </w:p>
          <w:p w14:paraId="47EDA311">
            <w:pPr>
              <w:rPr>
                <w:del w:id="124" w:author="apare" w:date="2026-03-02T12:17:14Z"/>
              </w:rPr>
              <w:pPrChange w:id="123" w:author="apare" w:date="2026-03-02T12:15:06Z">
                <w:pPr>
                  <w:pStyle w:val="5"/>
                </w:pPr>
              </w:pPrChange>
            </w:pPr>
            <w:del w:id="125" w:author="apare" w:date="2026-03-02T12:17:14Z">
              <w:r>
                <w:rPr/>
                <w:delText xml:space="preserve"> 2. Banco de Dados</w:delText>
              </w:r>
            </w:del>
          </w:p>
          <w:p w14:paraId="47EDA311">
            <w:pPr>
              <w:rPr>
                <w:del w:id="127" w:author="apare" w:date="2026-03-02T12:17:25Z"/>
                <w:i/>
              </w:rPr>
              <w:pPrChange w:id="126" w:author="apare" w:date="2026-03-02T12:15:06Z">
                <w:pPr>
                  <w:pStyle w:val="4"/>
                </w:pPr>
              </w:pPrChange>
            </w:pPr>
            <w:del w:id="128" w:author="apare" w:date="2026-03-02T12:17:25Z">
              <w:r>
                <w:rPr>
                  <w:i/>
                </w:rPr>
                <w:delText>Livros para aprender a modelar a "memória" do site (filmes, usuários e avaliações).</w:delText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29" w:author="apare" w:date="2026-03-02T12:15:06Z">
                <w:pPr>
                  <w:pStyle w:val="4"/>
                  <w:numPr>
                    <w:ilvl w:val="0"/>
                    <w:numId w:val="2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MACHADO, Felipe Nery Rodrigues.</w:t>
            </w:r>
            <w:r>
              <w:t xml:space="preserve"> </w:t>
            </w:r>
            <w:r>
              <w:rPr>
                <w:i/>
              </w:rPr>
              <w:t>Banco de Dados: Projeto e Implementação</w:t>
            </w:r>
            <w:r>
              <w:t>. São Paulo: Érica. (Livro base da Editora Érica, padrão em escolas técnicas como o CEEP).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30" w:author="apare" w:date="2026-03-02T12:15:06Z">
                <w:pPr>
                  <w:pStyle w:val="4"/>
                  <w:numPr>
                    <w:ilvl w:val="0"/>
                    <w:numId w:val="2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ELMASRI, Ramez; NAVATHE, Shamkant B.</w:t>
            </w:r>
            <w:r>
              <w:t xml:space="preserve"> </w:t>
            </w:r>
            <w:r>
              <w:rPr>
                <w:i/>
              </w:rPr>
              <w:t>Sistemas de Banco de Dados</w:t>
            </w:r>
            <w:r>
              <w:t>. São Paulo: Pearson. (Considerado a "bíblia" dos bancos de dados).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31" w:author="apare" w:date="2026-03-02T12:15:06Z">
                <w:pPr>
                  <w:pStyle w:val="4"/>
                  <w:numPr>
                    <w:ilvl w:val="0"/>
                    <w:numId w:val="2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GUIMARÃES, Célio Cardoso.</w:t>
            </w:r>
            <w:r>
              <w:t xml:space="preserve"> </w:t>
            </w:r>
            <w:r>
              <w:rPr>
                <w:i/>
              </w:rPr>
              <w:t>Fundamentos de Bancos de Dados: Modelagem, Projeto e Linguagem SQL</w:t>
            </w:r>
            <w:r>
              <w:t>. Campinas: Editora da Unicamp.</w:t>
            </w:r>
          </w:p>
          <w:p w14:paraId="47EDA311">
            <w:pPr>
              <w:rPr>
                <w:del w:id="133" w:author="apare" w:date="2026-03-02T12:17:30Z"/>
              </w:rPr>
              <w:pPrChange w:id="132" w:author="apare" w:date="2026-03-02T12:15:06Z">
                <w:pPr>
                  <w:pStyle w:val="34"/>
                </w:pPr>
              </w:pPrChange>
            </w:pPr>
          </w:p>
          <w:p w14:paraId="47EDA311">
            <w:pPr>
              <w:rPr>
                <w:del w:id="135" w:author="apare" w:date="2026-03-02T12:17:30Z"/>
              </w:rPr>
              <w:pPrChange w:id="134" w:author="apare" w:date="2026-03-02T12:15:06Z">
                <w:pPr>
                  <w:pStyle w:val="5"/>
                </w:pPr>
              </w:pPrChange>
            </w:pPr>
            <w:del w:id="136" w:author="apare" w:date="2026-03-02T12:17:30Z">
              <w:r>
                <w:rPr/>
                <w:delText xml:space="preserve"> 3. Web Design (UX/UI e Front-end)</w:delText>
              </w:r>
            </w:del>
          </w:p>
          <w:p w14:paraId="47EDA311">
            <w:pPr>
              <w:rPr>
                <w:del w:id="138" w:author="apare" w:date="2026-03-02T12:17:30Z"/>
                <w:i/>
              </w:rPr>
              <w:pPrChange w:id="137" w:author="apare" w:date="2026-03-02T12:15:06Z">
                <w:pPr>
                  <w:pStyle w:val="4"/>
                </w:pPr>
              </w:pPrChange>
            </w:pPr>
            <w:del w:id="139" w:author="apare" w:date="2026-03-02T12:17:30Z">
              <w:r>
                <w:rPr>
                  <w:i/>
                </w:rPr>
                <w:delText>Referências para deixar o CineVortex bonito, fácil de usar e responsivo.</w:delText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40" w:author="apare" w:date="2026-03-02T12:15:06Z">
                <w:pPr>
                  <w:pStyle w:val="4"/>
                  <w:numPr>
                    <w:ilvl w:val="0"/>
                    <w:numId w:val="3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SILVA, Maurício Samy.</w:t>
            </w:r>
            <w:r>
              <w:t xml:space="preserve"> </w:t>
            </w:r>
            <w:r>
              <w:rPr>
                <w:i/>
              </w:rPr>
              <w:t>HTML5: A linguagem de marcação que revolucionou a web</w:t>
            </w:r>
            <w:r>
              <w:t>. São Paulo: Novatec. (O autor é referência brasileira em design web).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41" w:author="apare" w:date="2026-03-02T12:15:06Z">
                <w:pPr>
                  <w:pStyle w:val="4"/>
                  <w:numPr>
                    <w:ilvl w:val="0"/>
                    <w:numId w:val="3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KRUG, Steve.</w:t>
            </w:r>
            <w:r>
              <w:t xml:space="preserve"> </w:t>
            </w:r>
            <w:r>
              <w:rPr>
                <w:i/>
              </w:rPr>
              <w:t>Não me faça pensar: Uma abordagem de bom senso à usabilidade na web</w:t>
            </w:r>
            <w:r>
              <w:t>. Rio de Janeiro: Alta Books. (Livro fundamental para entender como criar sites intuitivos).</w:t>
            </w:r>
          </w:p>
          <w:p w14:paraId="47EDA311">
            <w:pPr>
              <w:tabs>
                <w:tab w:val="left" w:pos="0"/>
                <w:tab w:val="left" w:pos="709"/>
              </w:tabs>
              <w:ind w:left="709"/>
              <w:pPrChange w:id="142" w:author="apare" w:date="2026-03-02T12:15:06Z">
                <w:pPr>
                  <w:pStyle w:val="4"/>
                  <w:numPr>
                    <w:ilvl w:val="0"/>
                    <w:numId w:val="3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r>
              <w:rPr>
                <w:b/>
              </w:rPr>
              <w:t>PAZ, Mônica.</w:t>
            </w:r>
            <w:r>
              <w:t xml:space="preserve"> </w:t>
            </w:r>
            <w:r>
              <w:rPr>
                <w:i/>
              </w:rPr>
              <w:t>Webdesign</w:t>
            </w:r>
            <w:r>
              <w:t>. Curitiba: Intersaberes. (Aborda desde a codificação até a experiência do usuário).</w:t>
            </w:r>
            <w:commentRangeEnd w:id="8"/>
            <w:r>
              <w:commentReference w:id="8"/>
            </w:r>
          </w:p>
          <w:p w14:paraId="47EDA311">
            <w:pPr>
              <w:rPr>
                <w:del w:id="144" w:author="apare" w:date="2026-03-02T12:16:53Z"/>
              </w:rPr>
              <w:pPrChange w:id="143" w:author="apare" w:date="2026-03-02T12:15:06Z">
                <w:pPr>
                  <w:pStyle w:val="34"/>
                </w:pPr>
              </w:pPrChange>
            </w:pPr>
          </w:p>
          <w:p w14:paraId="47EDA311">
            <w:pPr>
              <w:rPr>
                <w:del w:id="146" w:author="apare" w:date="2026-03-02T12:16:53Z"/>
              </w:rPr>
              <w:pPrChange w:id="145" w:author="apare" w:date="2026-03-02T12:15:06Z">
                <w:pPr>
                  <w:pStyle w:val="5"/>
                </w:pPr>
              </w:pPrChange>
            </w:pPr>
            <w:del w:id="147" w:author="apare" w:date="2026-03-02T12:16:53Z">
              <w:r>
                <w:rPr/>
                <w:delText>Fontes de Pesquisa para Artigos</w:delText>
              </w:r>
            </w:del>
          </w:p>
          <w:p w14:paraId="47EDA311">
            <w:pPr>
              <w:rPr>
                <w:del w:id="149" w:author="apare" w:date="2026-03-02T12:16:53Z"/>
              </w:rPr>
              <w:pPrChange w:id="148" w:author="apare" w:date="2026-03-02T12:15:06Z">
                <w:pPr>
                  <w:pStyle w:val="4"/>
                </w:pPr>
              </w:pPrChange>
            </w:pPr>
            <w:del w:id="150" w:author="apare" w:date="2026-03-02T12:16:53Z">
              <w:r>
                <w:rPr/>
                <w:delText xml:space="preserve">Para complementar os livros, você deve buscar artigos científicos e estudos de caso nos portais abaixo. Use termos como </w:delText>
              </w:r>
            </w:del>
            <w:del w:id="151" w:author="apare" w:date="2026-03-02T12:16:53Z">
              <w:r>
                <w:rPr>
                  <w:i/>
                </w:rPr>
                <w:delText>"Recomendação de filmes"</w:delText>
              </w:r>
            </w:del>
            <w:del w:id="152" w:author="apare" w:date="2026-03-02T12:16:53Z">
              <w:r>
                <w:rPr/>
                <w:delText xml:space="preserve">, </w:delText>
              </w:r>
            </w:del>
            <w:del w:id="153" w:author="apare" w:date="2026-03-02T12:16:53Z">
              <w:r>
                <w:rPr>
                  <w:i/>
                </w:rPr>
                <w:delText>"Sistemas de avaliação web"</w:delText>
              </w:r>
            </w:del>
            <w:del w:id="154" w:author="apare" w:date="2026-03-02T12:16:53Z">
              <w:r>
                <w:rPr/>
                <w:delText xml:space="preserve"> ou </w:delText>
              </w:r>
            </w:del>
            <w:del w:id="155" w:author="apare" w:date="2026-03-02T12:16:53Z">
              <w:r>
                <w:rPr>
                  <w:i/>
                </w:rPr>
                <w:delText>"Interface de usuário para streaming"</w:delText>
              </w:r>
            </w:del>
            <w:del w:id="156" w:author="apare" w:date="2026-03-02T12:16:53Z">
              <w:r>
                <w:rPr/>
                <w:delText>:</w:delText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158" w:author="apare" w:date="2026-03-02T12:15:22Z"/>
              </w:rPr>
              <w:pPrChange w:id="157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159" w:author="apare" w:date="2026-03-02T12:15:22Z">
              <w:r>
                <w:rPr>
                  <w:b/>
                </w:rPr>
                <w:delText>Google Acadêmico:</w:delText>
              </w:r>
            </w:del>
            <w:del w:id="160" w:author="apare" w:date="2026-03-02T12:15:22Z">
              <w:r>
                <w:rPr/>
                <w:delText xml:space="preserve"> </w:delText>
              </w:r>
            </w:del>
            <w:del w:id="161" w:author="apare" w:date="2026-03-02T12:15:22Z">
              <w:r>
                <w:rPr/>
                <w:fldChar w:fldCharType="begin"/>
              </w:r>
            </w:del>
            <w:del w:id="162" w:author="apare" w:date="2026-03-02T12:15:22Z">
              <w:r>
                <w:rPr/>
                <w:delInstrText xml:space="preserve"> HYPERLINK "https://www.google.com/search?q=https://scholar.google.com.br" \t "_blank" \h </w:delInstrText>
              </w:r>
            </w:del>
            <w:del w:id="163" w:author="apare" w:date="2026-03-02T12:15:22Z">
              <w:r>
                <w:rPr/>
                <w:fldChar w:fldCharType="separate"/>
              </w:r>
            </w:del>
            <w:del w:id="164" w:author="apare" w:date="2026-03-02T12:15:22Z">
              <w:r>
                <w:rPr>
                  <w:rStyle w:val="8"/>
                </w:rPr>
                <w:delText>scholar.google.com.br</w:delText>
              </w:r>
            </w:del>
            <w:del w:id="165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167" w:author="apare" w:date="2026-03-02T12:15:22Z"/>
              </w:rPr>
              <w:pPrChange w:id="166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168" w:author="apare" w:date="2026-03-02T12:15:22Z">
              <w:r>
                <w:rPr>
                  <w:b/>
                </w:rPr>
                <w:delText>SciELO:</w:delText>
              </w:r>
            </w:del>
            <w:del w:id="169" w:author="apare" w:date="2026-03-02T12:15:22Z">
              <w:r>
                <w:rPr/>
                <w:delText xml:space="preserve"> </w:delText>
              </w:r>
            </w:del>
            <w:del w:id="170" w:author="apare" w:date="2026-03-02T12:15:22Z">
              <w:r>
                <w:rPr/>
                <w:fldChar w:fldCharType="begin"/>
              </w:r>
            </w:del>
            <w:del w:id="171" w:author="apare" w:date="2026-03-02T12:15:22Z">
              <w:r>
                <w:rPr/>
                <w:delInstrText xml:space="preserve"> HYPERLINK "https://scielo.org/" \t "_blank" \h </w:delInstrText>
              </w:r>
            </w:del>
            <w:del w:id="172" w:author="apare" w:date="2026-03-02T12:15:22Z">
              <w:r>
                <w:rPr/>
                <w:fldChar w:fldCharType="separate"/>
              </w:r>
            </w:del>
            <w:del w:id="173" w:author="apare" w:date="2026-03-02T12:15:22Z">
              <w:r>
                <w:rPr>
                  <w:rStyle w:val="8"/>
                </w:rPr>
                <w:delText>scielo.org</w:delText>
              </w:r>
            </w:del>
            <w:del w:id="174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176" w:author="apare" w:date="2026-03-02T12:15:22Z"/>
              </w:rPr>
              <w:pPrChange w:id="175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177" w:author="apare" w:date="2026-03-02T12:15:22Z">
              <w:r>
                <w:rPr>
                  <w:b/>
                </w:rPr>
                <w:delText>Portal de Periódicos CAPES:</w:delText>
              </w:r>
            </w:del>
            <w:del w:id="178" w:author="apare" w:date="2026-03-02T12:15:22Z">
              <w:r>
                <w:rPr/>
                <w:delText xml:space="preserve"> </w:delText>
              </w:r>
            </w:del>
            <w:del w:id="179" w:author="apare" w:date="2026-03-02T12:15:22Z">
              <w:r>
                <w:rPr/>
                <w:fldChar w:fldCharType="begin"/>
              </w:r>
            </w:del>
            <w:del w:id="180" w:author="apare" w:date="2026-03-02T12:15:22Z">
              <w:r>
                <w:rPr/>
                <w:delInstrText xml:space="preserve"> HYPERLINK "https://www.periodicos.capes.gov.br/" \t "_blank" \h </w:delInstrText>
              </w:r>
            </w:del>
            <w:del w:id="181" w:author="apare" w:date="2026-03-02T12:15:22Z">
              <w:r>
                <w:rPr/>
                <w:fldChar w:fldCharType="separate"/>
              </w:r>
            </w:del>
            <w:del w:id="182" w:author="apare" w:date="2026-03-02T12:15:22Z">
              <w:r>
                <w:rPr>
                  <w:rStyle w:val="8"/>
                </w:rPr>
                <w:delText>periodicos.capes.gov.br</w:delText>
              </w:r>
            </w:del>
            <w:del w:id="183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185" w:author="apare" w:date="2026-03-02T12:15:22Z"/>
              </w:rPr>
              <w:pPrChange w:id="184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186" w:author="apare" w:date="2026-03-02T12:15:22Z">
              <w:r>
                <w:rPr>
                  <w:b/>
                </w:rPr>
                <w:delText>BDTD (Biblioteca Digital de Teses e Dissertações):</w:delText>
              </w:r>
            </w:del>
            <w:del w:id="187" w:author="apare" w:date="2026-03-02T12:15:22Z">
              <w:r>
                <w:rPr/>
                <w:delText xml:space="preserve"> </w:delText>
              </w:r>
            </w:del>
            <w:del w:id="188" w:author="apare" w:date="2026-03-02T12:15:22Z">
              <w:r>
                <w:rPr/>
                <w:fldChar w:fldCharType="begin"/>
              </w:r>
            </w:del>
            <w:del w:id="189" w:author="apare" w:date="2026-03-02T12:15:22Z">
              <w:r>
                <w:rPr/>
                <w:delInstrText xml:space="preserve"> HYPERLINK "http://bdtd.ibict.br/" \t "_blank" \h </w:delInstrText>
              </w:r>
            </w:del>
            <w:del w:id="190" w:author="apare" w:date="2026-03-02T12:15:22Z">
              <w:r>
                <w:rPr/>
                <w:fldChar w:fldCharType="separate"/>
              </w:r>
            </w:del>
            <w:del w:id="191" w:author="apare" w:date="2026-03-02T12:15:22Z">
              <w:r>
                <w:rPr>
                  <w:rStyle w:val="8"/>
                </w:rPr>
                <w:delText>bdtd.ibict.br</w:delText>
              </w:r>
            </w:del>
            <w:del w:id="192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194" w:author="apare" w:date="2026-03-02T12:15:22Z"/>
              </w:rPr>
              <w:pPrChange w:id="193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195" w:author="apare" w:date="2026-03-02T12:15:22Z">
              <w:r>
                <w:rPr>
                  <w:b/>
                </w:rPr>
                <w:delText>Academia.edu:</w:delText>
              </w:r>
            </w:del>
            <w:del w:id="196" w:author="apare" w:date="2026-03-02T12:15:22Z">
              <w:r>
                <w:rPr/>
                <w:delText xml:space="preserve"> </w:delText>
              </w:r>
            </w:del>
            <w:del w:id="197" w:author="apare" w:date="2026-03-02T12:15:22Z">
              <w:r>
                <w:rPr/>
                <w:fldChar w:fldCharType="begin"/>
              </w:r>
            </w:del>
            <w:del w:id="198" w:author="apare" w:date="2026-03-02T12:15:22Z">
              <w:r>
                <w:rPr/>
                <w:delInstrText xml:space="preserve"> HYPERLINK "https://www.academia.edu/" \t "_blank" \h </w:delInstrText>
              </w:r>
            </w:del>
            <w:del w:id="199" w:author="apare" w:date="2026-03-02T12:15:22Z">
              <w:r>
                <w:rPr/>
                <w:fldChar w:fldCharType="separate"/>
              </w:r>
            </w:del>
            <w:del w:id="200" w:author="apare" w:date="2026-03-02T12:15:22Z">
              <w:r>
                <w:rPr>
                  <w:rStyle w:val="8"/>
                </w:rPr>
                <w:delText>academia.edu</w:delText>
              </w:r>
            </w:del>
            <w:del w:id="201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tabs>
                <w:tab w:val="left" w:pos="0"/>
                <w:tab w:val="left" w:pos="709"/>
              </w:tabs>
              <w:ind w:left="709"/>
              <w:rPr>
                <w:del w:id="203" w:author="apare" w:date="2026-03-02T12:15:22Z"/>
              </w:rPr>
              <w:pPrChange w:id="202" w:author="apare" w:date="2026-03-02T12:15:06Z">
                <w:pPr>
                  <w:pStyle w:val="4"/>
                  <w:numPr>
                    <w:ilvl w:val="0"/>
                    <w:numId w:val="4"/>
                  </w:numPr>
                  <w:tabs>
                    <w:tab w:val="left" w:pos="0"/>
                  </w:tabs>
                  <w:ind w:left="709" w:hanging="283"/>
                </w:pPr>
              </w:pPrChange>
            </w:pPr>
            <w:del w:id="204" w:author="apare" w:date="2026-03-02T12:15:22Z">
              <w:r>
                <w:rPr>
                  <w:b/>
                </w:rPr>
                <w:delText>Science.gov:</w:delText>
              </w:r>
            </w:del>
            <w:del w:id="205" w:author="apare" w:date="2026-03-02T12:15:22Z">
              <w:r>
                <w:rPr/>
                <w:delText xml:space="preserve"> </w:delText>
              </w:r>
            </w:del>
            <w:del w:id="206" w:author="apare" w:date="2026-03-02T12:15:22Z">
              <w:r>
                <w:rPr/>
                <w:fldChar w:fldCharType="begin"/>
              </w:r>
            </w:del>
            <w:del w:id="207" w:author="apare" w:date="2026-03-02T12:15:22Z">
              <w:r>
                <w:rPr/>
                <w:delInstrText xml:space="preserve"> HYPERLINK "https://www.science.gov/" \t "_blank" \h </w:delInstrText>
              </w:r>
            </w:del>
            <w:del w:id="208" w:author="apare" w:date="2026-03-02T12:15:22Z">
              <w:r>
                <w:rPr/>
                <w:fldChar w:fldCharType="separate"/>
              </w:r>
            </w:del>
            <w:del w:id="209" w:author="apare" w:date="2026-03-02T12:15:22Z">
              <w:r>
                <w:rPr>
                  <w:rStyle w:val="8"/>
                </w:rPr>
                <w:delText>science.gov</w:delText>
              </w:r>
            </w:del>
            <w:del w:id="210" w:author="apare" w:date="2026-03-02T12:15:22Z">
              <w:r>
                <w:rPr>
                  <w:rStyle w:val="8"/>
                </w:rPr>
                <w:fldChar w:fldCharType="end"/>
              </w:r>
            </w:del>
          </w:p>
          <w:p w14:paraId="47EDA311">
            <w:pPr>
              <w:widowControl/>
              <w:spacing w:before="0" w:after="0"/>
              <w:jc w:val="left"/>
              <w:rPr>
                <w:rFonts w:ascii="Arial" w:hAnsi="Arial" w:cs="Arial"/>
              </w:rPr>
              <w:pPrChange w:id="211" w:author="apare" w:date="2026-03-02T12:15:06Z">
                <w:pPr>
                  <w:widowControl/>
                  <w:spacing w:before="0" w:after="160"/>
                  <w:jc w:val="left"/>
                </w:pPr>
              </w:pPrChange>
            </w:pPr>
          </w:p>
        </w:tc>
      </w:tr>
    </w:tbl>
    <w:p w14:paraId="0C55AE00">
      <w:pPr>
        <w:rPr>
          <w:rFonts w:ascii="Arial" w:hAnsi="Arial" w:cs="Arial"/>
        </w:rPr>
      </w:pPr>
    </w:p>
    <w:p w14:paraId="1EB1403C">
      <w:pPr>
        <w:rPr>
          <w:rFonts w:ascii="Arial" w:hAnsi="Arial" w:eastAsia="Arial" w:cs="Arial"/>
        </w:rPr>
      </w:pPr>
    </w:p>
    <w:p w14:paraId="148AD550">
      <w:pPr>
        <w:rPr>
          <w:rFonts w:ascii="Arial" w:hAnsi="Arial" w:eastAsia="Arial" w:cs="Arial"/>
        </w:rPr>
      </w:pPr>
    </w:p>
    <w:p w14:paraId="749DCA58">
      <w:pPr>
        <w:rPr>
          <w:rFonts w:ascii="Arial" w:hAnsi="Arial" w:eastAsia="Arial" w:cs="Arial"/>
        </w:rPr>
      </w:pPr>
    </w:p>
    <w:p w14:paraId="4E357E74">
      <w:pPr>
        <w:rPr>
          <w:rFonts w:ascii="Arial" w:hAnsi="Arial" w:eastAsia="Arial" w:cs="Arial"/>
        </w:rPr>
      </w:pPr>
    </w:p>
    <w:p w14:paraId="623BFB8C">
      <w:pPr>
        <w:rPr>
          <w:rFonts w:ascii="Arial" w:hAnsi="Arial" w:eastAsia="Arial" w:cs="Arial"/>
        </w:rPr>
      </w:pPr>
    </w:p>
    <w:p w14:paraId="27C6DEB1">
      <w:pPr>
        <w:rPr>
          <w:rFonts w:ascii="Arial" w:hAnsi="Arial" w:eastAsia="Arial" w:cs="Arial"/>
        </w:rPr>
      </w:pPr>
    </w:p>
    <w:p w14:paraId="26FEFE8C">
      <w:pPr>
        <w:rPr>
          <w:rFonts w:ascii="Arial" w:hAnsi="Arial" w:eastAsia="Arial" w:cs="Arial"/>
        </w:rPr>
      </w:pPr>
    </w:p>
    <w:p w14:paraId="3E9E11A0">
      <w:pPr>
        <w:rPr>
          <w:rFonts w:ascii="Arial" w:hAnsi="Arial" w:eastAsia="Arial" w:cs="Arial"/>
        </w:rPr>
      </w:pPr>
    </w:p>
    <w:p w14:paraId="68FA2228">
      <w:pPr>
        <w:rPr>
          <w:rFonts w:ascii="Arial" w:hAnsi="Arial" w:eastAsia="Arial" w:cs="Arial"/>
        </w:rPr>
      </w:pPr>
    </w:p>
    <w:p w14:paraId="7E32302F">
      <w:pPr>
        <w:rPr>
          <w:rFonts w:ascii="Arial" w:hAnsi="Arial" w:eastAsia="Arial" w:cs="Arial"/>
        </w:rPr>
      </w:pPr>
    </w:p>
    <w:p w14:paraId="0FBD8B03">
      <w:pPr>
        <w:rPr>
          <w:rFonts w:ascii="Arial" w:hAnsi="Arial" w:eastAsia="Arial" w:cs="Arial"/>
        </w:rPr>
      </w:pPr>
    </w:p>
    <w:p w14:paraId="4F601964">
      <w:pPr>
        <w:rPr>
          <w:rFonts w:ascii="Arial" w:hAnsi="Arial" w:eastAsia="Arial" w:cs="Arial"/>
        </w:rPr>
      </w:pPr>
    </w:p>
    <w:p w14:paraId="0F42F548">
      <w:pPr>
        <w:rPr>
          <w:rFonts w:ascii="Arial" w:hAnsi="Arial" w:eastAsia="Arial" w:cs="Arial"/>
        </w:rPr>
      </w:pPr>
    </w:p>
    <w:p w14:paraId="455656E9">
      <w:pPr>
        <w:rPr>
          <w:rFonts w:ascii="Arial" w:hAnsi="Arial" w:eastAsia="Arial" w:cs="Arial"/>
        </w:rPr>
      </w:pPr>
    </w:p>
    <w:p w14:paraId="1AC1110A">
      <w:pPr>
        <w:rPr>
          <w:rFonts w:ascii="Arial" w:hAnsi="Arial" w:eastAsia="Arial" w:cs="Arial"/>
        </w:rPr>
      </w:pPr>
    </w:p>
    <w:p w14:paraId="0586A7F1">
      <w:pPr>
        <w:rPr>
          <w:rFonts w:ascii="Arial" w:hAnsi="Arial" w:eastAsia="Arial" w:cs="Arial"/>
        </w:rPr>
      </w:pPr>
    </w:p>
    <w:p w14:paraId="64646DF2">
      <w:pPr>
        <w:rPr>
          <w:rFonts w:ascii="Arial" w:hAnsi="Arial" w:eastAsia="Arial" w:cs="Arial"/>
        </w:rPr>
      </w:pPr>
    </w:p>
    <w:p w14:paraId="040DA0AC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0AE717D5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6"/>
        <w:gridCol w:w="2485"/>
        <w:gridCol w:w="1744"/>
      </w:tblGrid>
      <w:tr w14:paraId="363E0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874F5A5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Autorizado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A4DDD42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Professor(a)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A5108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Data</w:t>
            </w:r>
          </w:p>
        </w:tc>
      </w:tr>
      <w:tr w14:paraId="5881F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8972311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Análise de projetos e sistemas:</w:t>
            </w:r>
          </w:p>
          <w:p w14:paraId="7142E4EC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Banco de dados:</w:t>
            </w:r>
          </w:p>
          <w:p w14:paraId="676425B7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Web design:</w:t>
            </w:r>
          </w:p>
          <w:p w14:paraId="312F4F87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43217D4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Aparecida</w:t>
            </w:r>
          </w:p>
          <w:p w14:paraId="17777AAE">
            <w:pPr>
              <w:widowControl/>
              <w:snapToGrid w:val="0"/>
              <w:spacing w:before="0" w:after="160"/>
              <w:jc w:val="left"/>
              <w:rPr>
                <w:ins w:id="212" w:author="apare" w:date="2026-03-02T12:16:35Z"/>
                <w:rFonts w:hint="default" w:ascii="Arial" w:hAnsi="Arial" w:cs="Arial"/>
                <w:b/>
                <w:bCs/>
                <w:kern w:val="0"/>
                <w:lang w:val="pt-BR"/>
              </w:rPr>
            </w:pPr>
            <w:ins w:id="213" w:author="apare" w:date="2026-03-02T12:15:51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G</w:t>
              </w:r>
            </w:ins>
            <w:ins w:id="214" w:author="apare" w:date="2026-03-02T12:15:52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ab</w:t>
              </w:r>
            </w:ins>
            <w:ins w:id="215" w:author="apare" w:date="2026-03-02T12:15:53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ri</w:t>
              </w:r>
            </w:ins>
            <w:ins w:id="216" w:author="apare" w:date="2026-03-02T12:15:54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el</w:t>
              </w:r>
            </w:ins>
            <w:ins w:id="217" w:author="apare" w:date="2026-03-02T12:15:55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 xml:space="preserve"> </w:t>
              </w:r>
            </w:ins>
            <w:ins w:id="218" w:author="apare" w:date="2026-03-02T12:15:56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Men</w:t>
              </w:r>
            </w:ins>
            <w:ins w:id="219" w:author="apare" w:date="2026-03-02T12:15:57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on</w:t>
              </w:r>
            </w:ins>
          </w:p>
          <w:p w14:paraId="3DCB13F2">
            <w:pPr>
              <w:widowControl/>
              <w:snapToGrid w:val="0"/>
              <w:spacing w:before="0" w:after="160"/>
              <w:jc w:val="left"/>
              <w:rPr>
                <w:del w:id="220" w:author="apare" w:date="2026-03-02T12:15:35Z"/>
                <w:rFonts w:ascii="Arial" w:hAnsi="Arial" w:cs="Arial"/>
                <w:b/>
                <w:bCs/>
              </w:rPr>
            </w:pPr>
            <w:ins w:id="221" w:author="apare" w:date="2026-03-02T12:16:40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Ale</w:t>
              </w:r>
            </w:ins>
            <w:ins w:id="222" w:author="apare" w:date="2026-03-02T12:16:41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xand</w:t>
              </w:r>
            </w:ins>
            <w:ins w:id="223" w:author="apare" w:date="2026-03-02T12:16:42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re</w:t>
              </w:r>
            </w:ins>
            <w:del w:id="224" w:author="apare" w:date="2026-03-02T12:15:35Z">
              <w:r>
                <w:rPr>
                  <w:rFonts w:ascii="Arial" w:hAnsi="Arial" w:cs="Arial"/>
                  <w:b/>
                  <w:bCs/>
                  <w:kern w:val="0"/>
                </w:rPr>
                <w:delText>Célia</w:delText>
              </w:r>
            </w:del>
          </w:p>
          <w:p w14:paraId="385C2293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  <w:del w:id="225" w:author="apare" w:date="2026-03-02T12:15:33Z">
              <w:r>
                <w:rPr>
                  <w:rFonts w:ascii="Arial" w:hAnsi="Arial" w:cs="Arial"/>
                  <w:b/>
                  <w:bCs/>
                  <w:kern w:val="0"/>
                </w:rPr>
                <w:delText>Reinaldo</w:delText>
              </w:r>
            </w:del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1C71D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2556A5D5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735572DE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08EF7131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23139115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623A326E">
            <w:pPr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</w:tc>
      </w:tr>
    </w:tbl>
    <w:p w14:paraId="49742D2E">
      <w:pPr>
        <w:spacing w:before="0" w:after="160"/>
        <w:rPr>
          <w:rFonts w:ascii="Arial" w:hAnsi="Arial" w:cs="Arial"/>
          <w:b/>
        </w:rPr>
      </w:pPr>
    </w:p>
    <w:sectPr>
      <w:headerReference r:id="rId7" w:type="default"/>
      <w:pgSz w:w="11906" w:h="16838"/>
      <w:pgMar w:top="1701" w:right="1134" w:bottom="1134" w:left="1701" w:header="708" w:footer="0" w:gutter="0"/>
      <w:pgNumType w:fmt="decimal"/>
      <w:cols w:space="720" w:num="1"/>
      <w:formProt w:val="0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pare" w:date="2026-03-02T11:21:39Z" w:initials="a">
    <w:p w14:paraId="3CC6019D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Inserir a CITAÇÃO. De onde saiu essa informação.</w:t>
      </w:r>
    </w:p>
  </w:comment>
  <w:comment w:id="1" w:author="apare" w:date="2026-03-02T11:24:07Z" w:initials="a">
    <w:p w14:paraId="0DA093F1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O texto precisa ser formal EX&gt; 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Ele funciona como uma enciclopédia, na qual é possível consultar o título de todas essas histórias, os participantes envolvidos e suas respectivas sinopses, a fim de que o usuário jamais se sinta desorientado quanto ao que assistir.</w:t>
      </w:r>
    </w:p>
  </w:comment>
  <w:comment w:id="2" w:author="apare" w:date="2026-03-02T11:34:54Z" w:initials="a">
    <w:p w14:paraId="6BAFB774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Fundamente o que é FILME.</w:t>
      </w:r>
    </w:p>
  </w:comment>
  <w:comment w:id="3" w:author="apare" w:date="2026-03-02T11:36:36Z" w:initials="a">
    <w:p w14:paraId="786AABB0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Como vc pretende fazer isso. Fundamente com citação de outros desenvolvedores. Que tecnologia vc vai usar?</w:t>
      </w:r>
    </w:p>
  </w:comment>
  <w:comment w:id="4" w:author="apare" w:date="2026-03-03T07:36:04Z" w:initials="a">
    <w:p w14:paraId="6DDD0B14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  <w:bookmarkStart w:id="0" w:name="_GoBack"/>
      <w:bookmarkEnd w:id="0"/>
    </w:p>
  </w:comment>
  <w:comment w:id="5" w:author="apare" w:date="2026-03-03T07:35:31Z" w:initials="a">
    <w:p w14:paraId="486E779A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6" w:author="apare" w:date="2026-03-03T07:35:43Z" w:initials="a">
    <w:p w14:paraId="208CA3B3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7" w:author="apare" w:date="2026-03-03T07:34:38Z" w:initials="a">
    <w:p w14:paraId="1FBD9BCF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8" w:author="apare" w:date="2026-03-03T07:32:31Z" w:initials="a">
    <w:p w14:paraId="4C6A9C62">
      <w:pPr>
        <w:pStyle w:val="10"/>
        <w:rPr>
          <w:rFonts w:hint="default"/>
          <w:lang w:val="pt-BR"/>
        </w:rPr>
      </w:pPr>
      <w:r>
        <w:rPr>
          <w:rFonts w:hint="default"/>
          <w:lang w:val="pt-BR"/>
        </w:rPr>
        <w:t>Colocar em ordem alfabética.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C6019D" w15:done="0"/>
  <w15:commentEx w15:paraId="0DA093F1" w15:done="0"/>
  <w15:commentEx w15:paraId="6BAFB774" w15:done="0"/>
  <w15:commentEx w15:paraId="786AABB0" w15:done="0"/>
  <w15:commentEx w15:paraId="6DDD0B14" w15:done="0"/>
  <w15:commentEx w15:paraId="486E779A" w15:done="0"/>
  <w15:commentEx w15:paraId="208CA3B3" w15:done="0"/>
  <w15:commentEx w15:paraId="1FBD9BCF" w15:done="0"/>
  <w15:commentEx w15:paraId="4C6A9C6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906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0"/>
      <w:gridCol w:w="5039"/>
      <w:gridCol w:w="1587"/>
    </w:tblGrid>
    <w:tr w14:paraId="3F023B1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40" w:type="dxa"/>
        </w:tcPr>
        <w:p w14:paraId="3A7EF078">
          <w:pPr>
            <w:pStyle w:val="11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pacing w:before="0" w:after="0" w:line="240" w:lineRule="auto"/>
            <w:jc w:val="left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482725" cy="590550"/>
                <wp:effectExtent l="0" t="0" r="0" b="0"/>
                <wp:docPr id="3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9" w:type="dxa"/>
        </w:tcPr>
        <w:p w14:paraId="56BE2F09">
          <w:pPr>
            <w:pStyle w:val="11"/>
            <w:widowControl/>
            <w:spacing w:before="0" w:after="0" w:line="240" w:lineRule="auto"/>
            <w:jc w:val="center"/>
            <w:rPr>
              <w:rFonts w:cs="Arial"/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kern w:val="0"/>
              <w:sz w:val="24"/>
              <w:szCs w:val="24"/>
            </w:rPr>
            <w:t>Escola Humberto AC Branco, CE CM Mal-Ef MP</w:t>
          </w:r>
        </w:p>
        <w:p w14:paraId="7AA7C339">
          <w:pPr>
            <w:pStyle w:val="11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18"/>
              <w:szCs w:val="18"/>
            </w:rPr>
          </w:pPr>
          <w:r>
            <w:rPr>
              <w:kern w:val="0"/>
              <w:sz w:val="18"/>
              <w:szCs w:val="18"/>
            </w:rPr>
            <w:t xml:space="preserve">Rua Euclides da Cunha, 405 Pq Sao Paulo 85.803-590 - Cascavel. </w:t>
          </w:r>
        </w:p>
        <w:p w14:paraId="0E4E3293">
          <w:pPr>
            <w:pStyle w:val="11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</w:rPr>
            <w:t xml:space="preserve">Telefone: (45) 3222-0410 </w:t>
          </w:r>
        </w:p>
        <w:p w14:paraId="2205AA68">
          <w:pPr>
            <w:pStyle w:val="11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</w:rPr>
            <w:t>Email: cschumbertobranco@seed.pr.gov.br</w:t>
          </w:r>
        </w:p>
        <w:p w14:paraId="7A3A52ED">
          <w:pPr>
            <w:pStyle w:val="11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kern w:val="0"/>
            </w:rPr>
          </w:pPr>
        </w:p>
      </w:tc>
      <w:tc>
        <w:tcPr>
          <w:tcW w:w="1587" w:type="dxa"/>
        </w:tcPr>
        <w:p w14:paraId="58FCD606">
          <w:pPr>
            <w:pStyle w:val="11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pacing w:before="0" w:after="0" w:line="240" w:lineRule="auto"/>
            <w:jc w:val="left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887730" cy="912495"/>
                <wp:effectExtent l="0" t="0" r="0" b="0"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91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6CC5B3">
    <w:pPr>
      <w:pStyle w:val="11"/>
      <w:tabs>
        <w:tab w:val="center" w:pos="4819"/>
        <w:tab w:val="right" w:pos="9639"/>
        <w:tab w:val="clear" w:pos="4252"/>
        <w:tab w:val="clear" w:pos="8504"/>
      </w:tabs>
      <w:spacing w:before="0" w:after="160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467694"/>
    <w:rsid w:val="48B3540A"/>
    <w:rsid w:val="64092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7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pt-BR" w:eastAsia="zh-CN" w:bidi="ar-SA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11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">
    <w:name w:val="Body Text"/>
    <w:basedOn w:val="1"/>
    <w:qFormat/>
    <w:uiPriority w:val="7"/>
    <w:pPr>
      <w:spacing w:before="0" w:after="140" w:line="288" w:lineRule="auto"/>
    </w:pPr>
  </w:style>
  <w:style w:type="character" w:styleId="8">
    <w:name w:val="Hyperlink"/>
    <w:qFormat/>
    <w:uiPriority w:val="6"/>
    <w:rPr>
      <w:color w:val="0000FF"/>
      <w:u w:val="single"/>
    </w:rPr>
  </w:style>
  <w:style w:type="paragraph" w:styleId="9">
    <w:name w:val="List"/>
    <w:basedOn w:val="4"/>
    <w:qFormat/>
    <w:uiPriority w:val="7"/>
    <w:rPr>
      <w:rFonts w:cs="FreeSans"/>
    </w:rPr>
  </w:style>
  <w:style w:type="paragraph" w:styleId="10">
    <w:name w:val="annotation text"/>
    <w:basedOn w:val="1"/>
    <w:uiPriority w:val="0"/>
    <w:pPr>
      <w:jc w:val="left"/>
    </w:pPr>
  </w:style>
  <w:style w:type="paragraph" w:styleId="11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2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table" w:styleId="14">
    <w:name w:val="Table Grid"/>
    <w:basedOn w:val="7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6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17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18">
    <w:name w:val="WW8Num1z2"/>
    <w:qFormat/>
    <w:uiPriority w:val="3"/>
    <w:rPr>
      <w:rFonts w:ascii="Wingdings" w:hAnsi="Wingdings" w:cs="Wingdings"/>
    </w:rPr>
  </w:style>
  <w:style w:type="character" w:customStyle="1" w:styleId="19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20">
    <w:name w:val="WW8Num1z0"/>
    <w:qFormat/>
    <w:uiPriority w:val="3"/>
    <w:rPr>
      <w:rFonts w:ascii="Courier New" w:hAnsi="Courier New" w:cs="Courier New"/>
    </w:rPr>
  </w:style>
  <w:style w:type="character" w:customStyle="1" w:styleId="21">
    <w:name w:val="WW8Num1z3"/>
    <w:qFormat/>
    <w:uiPriority w:val="3"/>
    <w:rPr>
      <w:rFonts w:ascii="Symbol" w:hAnsi="Symbol" w:cs="Symbol"/>
    </w:rPr>
  </w:style>
  <w:style w:type="character" w:customStyle="1" w:styleId="22">
    <w:name w:val="WW8Num2z0"/>
    <w:qFormat/>
    <w:uiPriority w:val="3"/>
  </w:style>
  <w:style w:type="character" w:customStyle="1" w:styleId="23">
    <w:name w:val="Fonte parág. padrão1"/>
    <w:qFormat/>
    <w:uiPriority w:val="6"/>
  </w:style>
  <w:style w:type="character" w:customStyle="1" w:styleId="24">
    <w:name w:val="Marcadores"/>
    <w:qFormat/>
    <w:uiPriority w:val="0"/>
    <w:rPr>
      <w:rFonts w:ascii="OpenSymbol" w:hAnsi="OpenSymbol" w:eastAsia="OpenSymbol" w:cs="OpenSymbol"/>
    </w:rPr>
  </w:style>
  <w:style w:type="character" w:customStyle="1" w:styleId="25">
    <w:name w:val="Símbolos de numeração"/>
    <w:qFormat/>
    <w:uiPriority w:val="0"/>
  </w:style>
  <w:style w:type="paragraph" w:customStyle="1" w:styleId="26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27">
    <w:name w:val="Cabeçalho e Rodapé"/>
    <w:basedOn w:val="1"/>
    <w:qFormat/>
    <w:uiPriority w:val="0"/>
  </w:style>
  <w:style w:type="paragraph" w:customStyle="1" w:styleId="28">
    <w:name w:val="caption1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29">
    <w:name w:val="Título1"/>
    <w:basedOn w:val="1"/>
    <w:next w:val="4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30">
    <w:name w:val="Conteúdo da tabela"/>
    <w:basedOn w:val="1"/>
    <w:qFormat/>
    <w:uiPriority w:val="6"/>
    <w:pPr>
      <w:suppressLineNumbers/>
    </w:pPr>
  </w:style>
  <w:style w:type="paragraph" w:customStyle="1" w:styleId="31">
    <w:name w:val="Título de tabela"/>
    <w:basedOn w:val="30"/>
    <w:qFormat/>
    <w:uiPriority w:val="7"/>
    <w:pPr>
      <w:jc w:val="center"/>
    </w:pPr>
    <w:rPr>
      <w:b/>
      <w:bCs/>
    </w:rPr>
  </w:style>
  <w:style w:type="paragraph" w:customStyle="1" w:styleId="32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33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  <w:style w:type="paragraph" w:customStyle="1" w:styleId="34">
    <w:name w:val="Linha horizontal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1809</Words>
  <Characters>9151</Characters>
  <Paragraphs>80</Paragraphs>
  <TotalTime>1170</TotalTime>
  <ScaleCrop>false</ScaleCrop>
  <LinksUpToDate>false</LinksUpToDate>
  <CharactersWithSpaces>11116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2026-03-03T10:36:44Z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68DD179680E348EF8ED9B776C096B2E8_12</vt:lpwstr>
  </property>
  <property fmtid="{D5CDD505-2E9C-101B-9397-08002B2CF9AE}" pid="3" name="KSOProductBuildVer">
    <vt:lpwstr>1046-12.2.0.23196</vt:lpwstr>
  </property>
</Properties>
</file>