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72" w:type="dxa"/>
        <w:tblInd w:w="-5" w:type="dxa"/>
        <w:tblLayout w:type="fixed"/>
        <w:tblCellMar>
          <w:top w:w="0" w:type="dxa"/>
          <w:left w:w="108" w:type="dxa"/>
          <w:bottom w:w="0" w:type="dxa"/>
          <w:right w:w="108" w:type="dxa"/>
        </w:tblCellMar>
      </w:tblPr>
      <w:tblGrid>
        <w:gridCol w:w="9072"/>
      </w:tblGrid>
      <w:tr w14:paraId="0168815B">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426801E9">
            <w:pPr>
              <w:widowControl/>
              <w:snapToGrid w:val="0"/>
              <w:spacing w:before="0" w:after="160"/>
              <w:jc w:val="left"/>
              <w:rPr>
                <w:rFonts w:ascii="Arial" w:hAnsi="Arial" w:cs="Arial"/>
              </w:rPr>
            </w:pPr>
          </w:p>
          <w:p w14:paraId="5DBCC58A">
            <w:pPr>
              <w:widowControl/>
              <w:spacing w:before="0" w:after="160"/>
              <w:jc w:val="center"/>
              <w:rPr>
                <w:rFonts w:ascii="Arial" w:hAnsi="Arial" w:cs="Arial"/>
              </w:rPr>
            </w:pPr>
            <w:r>
              <w:rPr>
                <w:rFonts w:ascii="Arial" w:hAnsi="Arial" w:cs="Arial"/>
                <w:b/>
                <w:bCs/>
                <w:kern w:val="0"/>
              </w:rPr>
              <w:t>PRÉ-PROJETO 202</w:t>
            </w:r>
            <w:r>
              <w:rPr>
                <w:rFonts w:ascii="Arial" w:hAnsi="Arial" w:cs="Arial"/>
                <w:b/>
                <w:bCs/>
                <w:kern w:val="0"/>
                <w:lang w:val="pt-BR"/>
              </w:rPr>
              <w:t>6</w:t>
            </w:r>
          </w:p>
        </w:tc>
      </w:tr>
    </w:tbl>
    <w:p w14:paraId="458FE9BC">
      <w:pPr>
        <w:ind w:firstLine="426"/>
        <w:rPr>
          <w:rFonts w:ascii="Arial" w:hAnsi="Arial" w:cs="Arial"/>
        </w:rPr>
      </w:pPr>
    </w:p>
    <w:tbl>
      <w:tblPr>
        <w:tblStyle w:val="3"/>
        <w:tblW w:w="9072" w:type="dxa"/>
        <w:tblInd w:w="-5" w:type="dxa"/>
        <w:tblLayout w:type="fixed"/>
        <w:tblCellMar>
          <w:top w:w="0" w:type="dxa"/>
          <w:left w:w="108" w:type="dxa"/>
          <w:bottom w:w="0" w:type="dxa"/>
          <w:right w:w="108" w:type="dxa"/>
        </w:tblCellMar>
      </w:tblPr>
      <w:tblGrid>
        <w:gridCol w:w="9072"/>
      </w:tblGrid>
      <w:tr w14:paraId="30A27D0E">
        <w:tblPrEx>
          <w:tblCellMar>
            <w:top w:w="0" w:type="dxa"/>
            <w:left w:w="108" w:type="dxa"/>
            <w:bottom w:w="0" w:type="dxa"/>
            <w:right w:w="108"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Pr>
          <w:p w14:paraId="38554364">
            <w:pPr>
              <w:widowControl/>
              <w:spacing w:before="120" w:after="120"/>
              <w:jc w:val="left"/>
              <w:rPr>
                <w:rFonts w:ascii="Arial" w:hAnsi="Arial" w:cs="Arial"/>
              </w:rPr>
            </w:pPr>
            <w:r>
              <w:rPr>
                <w:rFonts w:ascii="Arial" w:hAnsi="Arial" w:cs="Arial"/>
                <w:kern w:val="0"/>
              </w:rPr>
              <w:t>NOME: João Pietro dos Santos                                                    Nº 07</w:t>
            </w:r>
          </w:p>
        </w:tc>
      </w:tr>
      <w:tr w14:paraId="1D88BAA5">
        <w:tblPrEx>
          <w:tblCellMar>
            <w:top w:w="0" w:type="dxa"/>
            <w:left w:w="108" w:type="dxa"/>
            <w:bottom w:w="0" w:type="dxa"/>
            <w:right w:w="108"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Pr>
          <w:p w14:paraId="7EF74113">
            <w:pPr>
              <w:widowControl/>
              <w:spacing w:before="120" w:after="120"/>
              <w:jc w:val="left"/>
              <w:rPr>
                <w:rFonts w:ascii="Arial" w:hAnsi="Arial" w:cs="Arial"/>
              </w:rPr>
            </w:pPr>
            <w:r>
              <w:rPr>
                <w:rFonts w:ascii="Arial" w:hAnsi="Arial" w:cs="Arial"/>
                <w:kern w:val="0"/>
              </w:rPr>
              <w:t>NOME: Marcel Natan Castanha de Oliveira                                 Nº11</w:t>
            </w:r>
          </w:p>
        </w:tc>
      </w:tr>
      <w:tr w14:paraId="7C9D4358">
        <w:tblPrEx>
          <w:tblCellMar>
            <w:top w:w="0" w:type="dxa"/>
            <w:left w:w="108" w:type="dxa"/>
            <w:bottom w:w="0" w:type="dxa"/>
            <w:right w:w="108"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Pr>
          <w:p w14:paraId="7EE687EF">
            <w:pPr>
              <w:widowControl/>
              <w:spacing w:before="120" w:after="120"/>
              <w:jc w:val="left"/>
              <w:rPr>
                <w:rFonts w:ascii="Arial" w:hAnsi="Arial" w:cs="Arial"/>
              </w:rPr>
            </w:pPr>
            <w:r>
              <w:rPr>
                <w:rFonts w:ascii="Arial" w:hAnsi="Arial" w:cs="Arial"/>
                <w:kern w:val="0"/>
              </w:rPr>
              <w:t>TELEFONE (S) 45 998467381</w:t>
            </w:r>
          </w:p>
        </w:tc>
      </w:tr>
      <w:tr w14:paraId="0C046F66">
        <w:tblPrEx>
          <w:tblCellMar>
            <w:top w:w="0" w:type="dxa"/>
            <w:left w:w="108" w:type="dxa"/>
            <w:bottom w:w="0" w:type="dxa"/>
            <w:right w:w="108"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Pr>
          <w:p w14:paraId="61D82E91">
            <w:pPr>
              <w:widowControl/>
              <w:spacing w:before="120" w:after="120"/>
              <w:jc w:val="left"/>
              <w:rPr>
                <w:rFonts w:ascii="Arial" w:hAnsi="Arial" w:cs="Arial"/>
              </w:rPr>
            </w:pPr>
            <w:r>
              <w:rPr>
                <w:rFonts w:ascii="Arial" w:hAnsi="Arial" w:cs="Arial"/>
                <w:kern w:val="0"/>
              </w:rPr>
              <w:t>E-MAIL o.marcel@escola.pr.gov.br</w:t>
            </w:r>
          </w:p>
        </w:tc>
      </w:tr>
      <w:tr w14:paraId="45D7E612">
        <w:tblPrEx>
          <w:tblCellMar>
            <w:top w:w="0" w:type="dxa"/>
            <w:left w:w="108" w:type="dxa"/>
            <w:bottom w:w="0" w:type="dxa"/>
            <w:right w:w="108"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Pr>
          <w:p w14:paraId="363465D9">
            <w:pPr>
              <w:widowControl/>
              <w:spacing w:before="120" w:after="120"/>
              <w:jc w:val="left"/>
              <w:rPr>
                <w:rFonts w:ascii="Arial" w:hAnsi="Arial" w:cs="Arial"/>
              </w:rPr>
            </w:pPr>
            <w:r>
              <w:rPr>
                <w:rFonts w:ascii="Arial" w:hAnsi="Arial" w:cs="Arial"/>
                <w:kern w:val="0"/>
              </w:rPr>
              <w:t>CURSO Analise e desenvolvimento de Sistemas (ADS)</w:t>
            </w:r>
          </w:p>
        </w:tc>
      </w:tr>
      <w:tr w14:paraId="2B0F0D05">
        <w:tblPrEx>
          <w:tblCellMar>
            <w:top w:w="0" w:type="dxa"/>
            <w:left w:w="108" w:type="dxa"/>
            <w:bottom w:w="0" w:type="dxa"/>
            <w:right w:w="108"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Pr>
          <w:p w14:paraId="0D053D99">
            <w:pPr>
              <w:widowControl/>
              <w:spacing w:before="120" w:after="120"/>
              <w:jc w:val="left"/>
              <w:rPr>
                <w:rFonts w:ascii="Arial" w:hAnsi="Arial" w:cs="Arial"/>
              </w:rPr>
            </w:pPr>
            <w:r>
              <w:rPr>
                <w:rFonts w:ascii="Arial" w:hAnsi="Arial" w:cs="Arial"/>
                <w:kern w:val="0"/>
              </w:rPr>
              <w:t>TURMA: 3 Téc</w:t>
            </w:r>
          </w:p>
        </w:tc>
      </w:tr>
    </w:tbl>
    <w:p w14:paraId="654024E9">
      <w:pPr>
        <w:rPr>
          <w:rFonts w:ascii="Arial" w:hAnsi="Arial" w:cs="Arial"/>
          <w:b/>
        </w:rPr>
      </w:pPr>
    </w:p>
    <w:p w14:paraId="73182A5B">
      <w:pPr>
        <w:rPr>
          <w:rFonts w:ascii="Arial" w:hAnsi="Arial" w:cs="Arial"/>
        </w:rPr>
      </w:pPr>
      <w:r>
        <w:rPr>
          <w:rFonts w:ascii="Arial" w:hAnsi="Arial" w:cs="Arial"/>
          <w:b/>
        </w:rPr>
        <w:drawing>
          <wp:anchor distT="0" distB="0" distL="0" distR="0" simplePos="0" relativeHeight="251659264" behindDoc="0" locked="0" layoutInCell="0" allowOverlap="1">
            <wp:simplePos x="0" y="0"/>
            <wp:positionH relativeFrom="column">
              <wp:posOffset>27940</wp:posOffset>
            </wp:positionH>
            <wp:positionV relativeFrom="paragraph">
              <wp:posOffset>361315</wp:posOffset>
            </wp:positionV>
            <wp:extent cx="5619750" cy="2626995"/>
            <wp:effectExtent l="0" t="0" r="0" b="1905"/>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7"/>
                    <a:stretch>
                      <a:fillRect/>
                    </a:stretch>
                  </pic:blipFill>
                  <pic:spPr>
                    <a:xfrm>
                      <a:off x="0" y="0"/>
                      <a:ext cx="5619750" cy="2626995"/>
                    </a:xfrm>
                    <a:prstGeom prst="rect">
                      <a:avLst/>
                    </a:prstGeom>
                  </pic:spPr>
                </pic:pic>
              </a:graphicData>
            </a:graphic>
          </wp:anchor>
        </w:drawing>
      </w:r>
      <w:r>
        <w:rPr>
          <w:rFonts w:ascii="Arial" w:hAnsi="Arial" w:cs="Arial"/>
          <w:b/>
        </w:rPr>
        <w:t>ALUNO(s) É OBRIGATÓRIO EM ANEXO AO PRÉ-PROJETO, NO MÍNIMO UMA TELA DE INTERFACE (TELA PRINCIPAL) JUNTO AO PROJETO.</w:t>
      </w:r>
    </w:p>
    <w:p w14:paraId="65E97CDA">
      <w:pPr>
        <w:rPr>
          <w:rFonts w:ascii="Arial" w:hAnsi="Arial" w:cs="Arial"/>
          <w:b/>
        </w:rPr>
      </w:pPr>
    </w:p>
    <w:p w14:paraId="7060FC68">
      <w:pPr>
        <w:rPr>
          <w:rFonts w:ascii="Arial" w:hAnsi="Arial" w:cs="Arial"/>
          <w:b/>
        </w:rPr>
      </w:pPr>
    </w:p>
    <w:p w14:paraId="3F829434">
      <w:pPr>
        <w:rPr>
          <w:rFonts w:ascii="Arial" w:hAnsi="Arial" w:cs="Arial"/>
          <w:b/>
        </w:rPr>
      </w:pPr>
    </w:p>
    <w:p w14:paraId="0250B88E">
      <w:pPr>
        <w:rPr>
          <w:rFonts w:ascii="Arial" w:hAnsi="Arial" w:cs="Arial"/>
          <w:b/>
        </w:rPr>
      </w:pPr>
    </w:p>
    <w:p w14:paraId="2BFEB849">
      <w:pPr>
        <w:rPr>
          <w:rFonts w:ascii="Arial" w:hAnsi="Arial" w:cs="Arial"/>
          <w:b/>
        </w:rPr>
      </w:pPr>
    </w:p>
    <w:p w14:paraId="39D7B426">
      <w:pPr>
        <w:rPr>
          <w:rFonts w:ascii="Arial" w:hAnsi="Arial" w:cs="Arial"/>
          <w:b/>
        </w:rPr>
      </w:pPr>
    </w:p>
    <w:p w14:paraId="4A909B4B">
      <w:pPr>
        <w:rPr>
          <w:rFonts w:ascii="Arial" w:hAnsi="Arial" w:cs="Arial"/>
          <w:b/>
        </w:rPr>
      </w:pPr>
    </w:p>
    <w:p w14:paraId="71529655">
      <w:pPr>
        <w:rPr>
          <w:rFonts w:ascii="Arial" w:hAnsi="Arial" w:cs="Arial"/>
          <w:b/>
        </w:rPr>
      </w:pPr>
      <w:r>
        <w:rPr>
          <w:rFonts w:ascii="Arial" w:hAnsi="Arial" w:cs="Arial"/>
        </w:rPr>
        <w:t>TITULO</w:t>
      </w:r>
    </w:p>
    <w:tbl>
      <w:tblPr>
        <w:tblStyle w:val="3"/>
        <w:tblW w:w="9072" w:type="dxa"/>
        <w:tblInd w:w="-5" w:type="dxa"/>
        <w:tblLayout w:type="fixed"/>
        <w:tblCellMar>
          <w:top w:w="0" w:type="dxa"/>
          <w:left w:w="108" w:type="dxa"/>
          <w:bottom w:w="0" w:type="dxa"/>
          <w:right w:w="108" w:type="dxa"/>
        </w:tblCellMar>
      </w:tblPr>
      <w:tblGrid>
        <w:gridCol w:w="9072"/>
      </w:tblGrid>
      <w:tr w14:paraId="4C1ACD66">
        <w:tblPrEx>
          <w:tblCellMar>
            <w:top w:w="0" w:type="dxa"/>
            <w:left w:w="108" w:type="dxa"/>
            <w:bottom w:w="0" w:type="dxa"/>
            <w:right w:w="108" w:type="dxa"/>
          </w:tblCellMar>
        </w:tblPrEx>
        <w:trPr>
          <w:trHeight w:val="563" w:hRule="atLeast"/>
        </w:trPr>
        <w:tc>
          <w:tcPr>
            <w:tcW w:w="9072" w:type="dxa"/>
            <w:tcBorders>
              <w:top w:val="single" w:color="000000" w:sz="4" w:space="0"/>
              <w:left w:val="single" w:color="000000" w:sz="4" w:space="0"/>
              <w:bottom w:val="single" w:color="000000" w:sz="4" w:space="0"/>
              <w:right w:val="single" w:color="000000" w:sz="4" w:space="0"/>
            </w:tcBorders>
          </w:tcPr>
          <w:p w14:paraId="477E4E71">
            <w:pPr>
              <w:widowControl/>
              <w:spacing w:before="120" w:after="120"/>
              <w:jc w:val="left"/>
              <w:rPr>
                <w:rFonts w:ascii="Arial" w:hAnsi="Arial" w:cs="Arial"/>
              </w:rPr>
            </w:pPr>
            <w:r>
              <w:rPr>
                <w:rFonts w:ascii="Arial" w:hAnsi="Arial" w:cs="Arial"/>
                <w:kern w:val="0"/>
              </w:rPr>
              <w:t>Título do projeto: Analise do Sistema de Agendamento de uma Barbearia</w:t>
            </w:r>
          </w:p>
        </w:tc>
      </w:tr>
    </w:tbl>
    <w:p w14:paraId="262BADE4">
      <w:pPr>
        <w:rPr>
          <w:rFonts w:ascii="Arial" w:hAnsi="Arial" w:cs="Arial"/>
        </w:rPr>
      </w:pPr>
    </w:p>
    <w:p w14:paraId="13BE653A">
      <w:pPr>
        <w:rPr>
          <w:rFonts w:ascii="Arial" w:hAnsi="Arial" w:cs="Arial"/>
        </w:rPr>
      </w:pPr>
      <w:r>
        <w:rPr>
          <w:rFonts w:ascii="Arial" w:hAnsi="Arial" w:cs="Arial"/>
        </w:rPr>
        <w:t xml:space="preserve">INTRODUÇÃO                                                      </w:t>
      </w:r>
    </w:p>
    <w:tbl>
      <w:tblPr>
        <w:tblStyle w:val="3"/>
        <w:tblW w:w="9072" w:type="dxa"/>
        <w:tblInd w:w="-5" w:type="dxa"/>
        <w:tblLayout w:type="fixed"/>
        <w:tblCellMar>
          <w:top w:w="0" w:type="dxa"/>
          <w:left w:w="108" w:type="dxa"/>
          <w:bottom w:w="0" w:type="dxa"/>
          <w:right w:w="108" w:type="dxa"/>
        </w:tblCellMar>
      </w:tblPr>
      <w:tblGrid>
        <w:gridCol w:w="9072"/>
      </w:tblGrid>
      <w:tr w14:paraId="625116D7">
        <w:tblPrEx>
          <w:tblCellMar>
            <w:top w:w="0" w:type="dxa"/>
            <w:left w:w="108" w:type="dxa"/>
            <w:bottom w:w="0" w:type="dxa"/>
            <w:right w:w="108" w:type="dxa"/>
          </w:tblCellMar>
        </w:tblPrEx>
        <w:trPr>
          <w:trHeight w:val="1221" w:hRule="atLeast"/>
        </w:trPr>
        <w:tc>
          <w:tcPr>
            <w:tcW w:w="9072" w:type="dxa"/>
            <w:tcBorders>
              <w:top w:val="single" w:color="000000" w:sz="4" w:space="0"/>
              <w:left w:val="single" w:color="000000" w:sz="4" w:space="0"/>
              <w:bottom w:val="single" w:color="000000" w:sz="4" w:space="0"/>
              <w:right w:val="single" w:color="000000" w:sz="4" w:space="0"/>
            </w:tcBorders>
          </w:tcPr>
          <w:p w14:paraId="38598849">
            <w:pPr>
              <w:widowControl/>
              <w:snapToGrid/>
              <w:spacing w:before="0" w:after="160"/>
              <w:ind w:left="1416"/>
              <w:jc w:val="both"/>
              <w:rPr>
                <w:del w:id="1" w:author="apare" w:date="2026-03-06T07:24:04Z"/>
                <w:rFonts w:ascii="Arial" w:hAnsi="Arial" w:cs="Arial"/>
              </w:rPr>
              <w:pPrChange w:id="0" w:author="apare" w:date="2026-03-06T07:27:26Z">
                <w:pPr>
                  <w:widowControl/>
                  <w:snapToGrid w:val="0"/>
                  <w:spacing w:before="0" w:after="160"/>
                  <w:jc w:val="left"/>
                </w:pPr>
              </w:pPrChange>
            </w:pPr>
          </w:p>
          <w:p w14:paraId="38598849">
            <w:pPr>
              <w:widowControl/>
              <w:spacing w:before="0" w:after="160"/>
              <w:jc w:val="both"/>
              <w:rPr>
                <w:del w:id="3" w:author="apare" w:date="2026-03-06T07:28:49Z"/>
                <w:rFonts w:ascii="Arial" w:hAnsi="Arial" w:cs="Arial"/>
                <w:sz w:val="22"/>
                <w:szCs w:val="22"/>
                <w:rPrChange w:id="4" w:author="apare" w:date="2026-03-06T07:28:45Z">
                  <w:rPr>
                    <w:del w:id="5" w:author="apare" w:date="2026-03-06T07:28:49Z"/>
                    <w:rFonts w:ascii="Arial" w:hAnsi="Arial"/>
                    <w:sz w:val="24"/>
                    <w:szCs w:val="24"/>
                  </w:rPr>
                </w:rPrChange>
              </w:rPr>
              <w:pPrChange w:id="2" w:author="apare" w:date="2026-03-06T07:28:25Z">
                <w:pPr>
                  <w:pStyle w:val="7"/>
                  <w:widowControl/>
                  <w:spacing w:before="0" w:after="160"/>
                  <w:jc w:val="both"/>
                </w:pPr>
              </w:pPrChange>
            </w:pPr>
            <w:del w:id="6" w:author="apare" w:date="2026-03-06T07:28:49Z">
              <w:r>
                <w:rPr>
                  <w:rFonts w:ascii="Arial" w:hAnsi="Arial" w:cs="Arial"/>
                  <w:kern w:val="0"/>
                  <w:sz w:val="22"/>
                  <w:szCs w:val="22"/>
                  <w:rPrChange w:id="7" w:author="apare" w:date="2026-03-06T07:28:45Z">
                    <w:rPr>
                      <w:rFonts w:ascii="Arial" w:hAnsi="Arial" w:cs="Arial"/>
                      <w:kern w:val="0"/>
                      <w:sz w:val="24"/>
                      <w:szCs w:val="24"/>
                    </w:rPr>
                  </w:rPrChange>
                </w:rPr>
                <w:delText>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w:delText>
              </w:r>
            </w:del>
            <w:del w:id="9" w:author="apare" w:date="2026-03-06T07:28:49Z">
              <w:r>
                <w:rPr>
                  <w:rFonts w:ascii="Arial" w:hAnsi="Arial" w:cs="Arial"/>
                  <w:kern w:val="0"/>
                  <w:sz w:val="22"/>
                  <w:szCs w:val="22"/>
                  <w:rPrChange w:id="10" w:author="apare" w:date="2026-03-06T07:28:45Z">
                    <w:rPr>
                      <w:rFonts w:ascii="Arial" w:hAnsi="Arial" w:cs="Arial"/>
                      <w:kern w:val="0"/>
                      <w:sz w:val="24"/>
                      <w:szCs w:val="24"/>
                    </w:rPr>
                  </w:rPrChange>
                </w:rPr>
                <w:br w:type="textWrapping"/>
              </w:r>
            </w:del>
            <w:del w:id="12" w:author="apare" w:date="2026-03-06T07:28:49Z">
              <w:r>
                <w:rPr>
                  <w:rFonts w:ascii="Arial" w:hAnsi="Arial" w:cs="Arial"/>
                  <w:kern w:val="0"/>
                  <w:sz w:val="22"/>
                  <w:szCs w:val="22"/>
                  <w:rPrChange w:id="13" w:author="apare" w:date="2026-03-06T07:28:45Z">
                    <w:rPr>
                      <w:rFonts w:ascii="Arial" w:hAnsi="Arial" w:cs="Arial"/>
                      <w:kern w:val="0"/>
                      <w:sz w:val="24"/>
                      <w:szCs w:val="24"/>
                    </w:rPr>
                  </w:rPrChange>
                </w:rPr>
                <w:br w:type="textWrapping"/>
              </w:r>
            </w:del>
            <w:del w:id="15" w:author="apare" w:date="2026-03-06T07:28:49Z">
              <w:r>
                <w:rPr>
                  <w:rFonts w:ascii="Arial" w:hAnsi="Arial" w:cs="Arial"/>
                  <w:kern w:val="0"/>
                  <w:sz w:val="22"/>
                  <w:szCs w:val="22"/>
                  <w:rPrChange w:id="16" w:author="apare" w:date="2026-03-06T07:28:45Z">
                    <w:rPr>
                      <w:rFonts w:ascii="Arial" w:hAnsi="Arial" w:cs="Arial"/>
                      <w:kern w:val="0"/>
                      <w:sz w:val="24"/>
                      <w:szCs w:val="24"/>
                    </w:rPr>
                  </w:rPrChange>
                </w:rPr>
                <w:delText>Com o crescimento do setor e o aumento da competitividade no mercado, a organização e eficiência no atendimento ao cliente tornaram-se fatores cruciais para o sucesso das barbearias. Contudo, muitos estabelecimentos ainda adotam o agendamento manual de horários, utilizando anotações em papel ou agendas físicas. Esse processo, embora comum, pode resultar em erros, como o esquecimento de agendamentos ou a sobreposição de horários, o que pode acarretar em atrasos, insatisfação dos clientes e, consequentemente, perda de clientela.</w:delText>
              </w:r>
            </w:del>
            <w:del w:id="18" w:author="apare" w:date="2026-03-06T07:28:49Z">
              <w:r>
                <w:rPr>
                  <w:rFonts w:ascii="Arial" w:hAnsi="Arial" w:cs="Arial"/>
                  <w:kern w:val="0"/>
                  <w:sz w:val="22"/>
                  <w:szCs w:val="22"/>
                  <w:rPrChange w:id="19" w:author="apare" w:date="2026-03-06T07:28:45Z">
                    <w:rPr>
                      <w:rFonts w:ascii="Arial" w:hAnsi="Arial" w:cs="Arial"/>
                      <w:kern w:val="0"/>
                      <w:sz w:val="24"/>
                      <w:szCs w:val="24"/>
                    </w:rPr>
                  </w:rPrChange>
                </w:rPr>
                <w:br w:type="textWrapping"/>
              </w:r>
            </w:del>
            <w:del w:id="21" w:author="apare" w:date="2026-03-06T07:28:49Z">
              <w:r>
                <w:rPr>
                  <w:rFonts w:ascii="Arial" w:hAnsi="Arial" w:cs="Arial"/>
                  <w:kern w:val="0"/>
                  <w:sz w:val="22"/>
                  <w:szCs w:val="22"/>
                  <w:rPrChange w:id="22" w:author="apare" w:date="2026-03-06T07:28:45Z">
                    <w:rPr>
                      <w:rFonts w:ascii="Arial" w:hAnsi="Arial" w:cs="Arial"/>
                      <w:kern w:val="0"/>
                      <w:sz w:val="24"/>
                      <w:szCs w:val="24"/>
                    </w:rPr>
                  </w:rPrChange>
                </w:rPr>
                <w:br w:type="textWrapping"/>
              </w:r>
            </w:del>
            <w:del w:id="24" w:author="apare" w:date="2026-03-06T07:28:49Z">
              <w:r>
                <w:rPr>
                  <w:rFonts w:ascii="Arial" w:hAnsi="Arial" w:cs="Arial"/>
                  <w:kern w:val="0"/>
                  <w:sz w:val="22"/>
                  <w:szCs w:val="22"/>
                  <w:rPrChange w:id="25" w:author="apare" w:date="2026-03-06T07:28:45Z">
                    <w:rPr>
                      <w:rFonts w:ascii="Arial" w:hAnsi="Arial" w:cs="Arial"/>
                      <w:kern w:val="0"/>
                      <w:sz w:val="24"/>
                      <w:szCs w:val="24"/>
                    </w:rPr>
                  </w:rPrChange>
                </w:rPr>
                <w:delText>Este projeto tem como objetivo o desenvolvimento de um sistema digital de agendamento voltado para barbearias. A solução proposta visa otimizar o processo de marcação de horários, minimizando os erros, melhorando a organização interna do estabelecimento e garantindo que todos os clientes sejam atendidos de forma pontual. A adoção dessa tecnologia permitirá modernizar a gestão da barbearia, aprimorar o atendimento e, consequentemente, aumentar a satisfação dos clientes, promovendo uma maior eficiência tanto para os profissionais quanto para os clientes atendidos.</w:delText>
              </w:r>
            </w:del>
          </w:p>
          <w:p w14:paraId="65C4DC2D">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ascii="Arial" w:hAnsi="Arial" w:cs="Arial"/>
                <w:sz w:val="22"/>
                <w:szCs w:val="22"/>
              </w:rPr>
            </w:pPr>
            <w:r>
              <w:rPr>
                <w:rFonts w:ascii="Arial" w:hAnsi="Arial" w:cs="Arial"/>
                <w:kern w:val="0"/>
                <w:sz w:val="22"/>
                <w:szCs w:val="22"/>
              </w:rPr>
              <w:t>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w:t>
            </w:r>
            <w:r>
              <w:rPr>
                <w:rFonts w:ascii="Arial" w:hAnsi="Arial" w:cs="Arial"/>
                <w:kern w:val="0"/>
                <w:sz w:val="22"/>
                <w:szCs w:val="22"/>
              </w:rPr>
              <w:br w:type="textWrapping"/>
            </w:r>
            <w:r>
              <w:rPr>
                <w:rFonts w:ascii="Arial" w:hAnsi="Arial" w:cs="Arial"/>
                <w:kern w:val="0"/>
                <w:sz w:val="22"/>
                <w:szCs w:val="22"/>
              </w:rPr>
              <w:t>Com o crescimento do setor e o aumento da competitividade no mercado, a organização e eficiência no atendimento ao cliente tornaram-se fatores cruciais para o sucesso das barbearias. Contudo, muitos estabelecimentos ainda adotam o agendamento manual de horários, utilizando anotações em papel ou agendas físicas. Esse processo, embora comum, pode resultar em erros, como o esquecimento de agendamentos ou a sobreposição de horários, o que pode acarretar em atrasos, insatisfação dos clientes e, consequentemente, perda de clientela.</w:t>
            </w:r>
            <w:r>
              <w:rPr>
                <w:rFonts w:ascii="Arial" w:hAnsi="Arial" w:cs="Arial"/>
                <w:kern w:val="0"/>
                <w:sz w:val="22"/>
                <w:szCs w:val="22"/>
              </w:rPr>
              <w:br w:type="textWrapping"/>
            </w:r>
            <w:r>
              <w:rPr>
                <w:rFonts w:ascii="Arial" w:hAnsi="Arial" w:cs="Arial"/>
                <w:kern w:val="0"/>
                <w:sz w:val="22"/>
                <w:szCs w:val="22"/>
              </w:rPr>
              <w:t>Este projeto tem como objetivo o desenvolvimento de um sistema digital de agendamento voltado para barbearias. A solução proposta visa otimizar o processo de marcação de horários, minimizando os erros, melhorando a organização interna do estabelecimento e garantindo que todos os clientes sejam atendidos de forma pontual. A adoção dessa tecnologia permitirá modernizar a gestão da barbearia, aprimorar o atendimento e, consequentemente, aumentar a satisfação dos clientes, promovendo uma maior eficiência tanto para os profissionais quanto para os clientes atendidos.</w:t>
            </w:r>
          </w:p>
          <w:p w14:paraId="38598849">
            <w:pPr>
              <w:widowControl/>
              <w:spacing w:before="0" w:after="160"/>
              <w:ind w:left="1416" w:firstLine="0"/>
              <w:jc w:val="both"/>
              <w:rPr>
                <w:del w:id="27" w:author="apare" w:date="2026-03-06T07:27:26Z"/>
                <w:rFonts w:ascii="Arial" w:hAnsi="Arial"/>
                <w:sz w:val="20"/>
                <w:szCs w:val="20"/>
              </w:rPr>
            </w:pPr>
            <w:r>
              <w:rPr>
                <w:rFonts w:ascii="Arial" w:hAnsi="Arial"/>
                <w:sz w:val="20"/>
                <w:szCs w:val="20"/>
              </w:rPr>
              <w:t>Um site para a gestão de estoque e agendamentos de uma barbearia, com o objetivo de otimizar sua administração. O sistema tradicional de gerenciamento costuma ser desatualizado, o que pode causar confusões tanto para os gestores quanto para os funcionários. Isso nos levou a idealizar o projeto. A proposta é criar uma plataforma online que melhore a gestão interna da barbearia, facilitando o agendamento e o controle de estoque. Com essa otimização, esperamos não apenas aumentar a eficiência dos cabeleireiros, mas também reduzir o tempo de espera dos clientes. (CASTILHO, 2024)</w:t>
            </w:r>
          </w:p>
          <w:p w14:paraId="5A17F602">
            <w:pPr>
              <w:widowControl/>
              <w:spacing w:before="0" w:after="160"/>
              <w:ind w:left="1416" w:firstLine="0"/>
              <w:jc w:val="both"/>
              <w:rPr>
                <w:rFonts w:ascii="Arial" w:hAnsi="Arial"/>
                <w:sz w:val="20"/>
                <w:szCs w:val="20"/>
              </w:rPr>
            </w:pPr>
          </w:p>
        </w:tc>
      </w:tr>
    </w:tbl>
    <w:p w14:paraId="10B7110B">
      <w:pPr>
        <w:rPr>
          <w:ins w:id="28" w:author="apare" w:date="2026-03-06T07:27:59Z"/>
          <w:rFonts w:ascii="Arial" w:hAnsi="Arial" w:cs="Arial"/>
        </w:rPr>
      </w:pPr>
    </w:p>
    <w:p w14:paraId="56824111">
      <w:pPr>
        <w:rPr>
          <w:rFonts w:ascii="Arial" w:hAnsi="Arial" w:cs="Arial"/>
        </w:rPr>
      </w:pPr>
    </w:p>
    <w:p w14:paraId="52195177">
      <w:pPr>
        <w:rPr>
          <w:del w:id="29" w:author="apare" w:date="2026-03-06T07:25:59Z"/>
          <w:rFonts w:ascii="Arial" w:hAnsi="Arial" w:cs="Arial"/>
        </w:rPr>
      </w:pPr>
    </w:p>
    <w:p w14:paraId="16268C83">
      <w:pPr>
        <w:rPr>
          <w:del w:id="30" w:author="apare" w:date="2026-03-06T07:25:59Z"/>
          <w:rFonts w:ascii="Arial" w:hAnsi="Arial" w:cs="Arial"/>
        </w:rPr>
      </w:pPr>
    </w:p>
    <w:p w14:paraId="06E665E0">
      <w:pPr>
        <w:rPr>
          <w:rFonts w:ascii="Arial" w:hAnsi="Arial" w:cs="Arial"/>
        </w:rPr>
      </w:pPr>
    </w:p>
    <w:p w14:paraId="75113661">
      <w:pPr>
        <w:rPr>
          <w:rFonts w:ascii="Arial" w:hAnsi="Arial" w:cs="Arial"/>
        </w:rPr>
      </w:pPr>
      <w:r>
        <w:rPr>
          <w:rFonts w:ascii="Arial" w:hAnsi="Arial" w:cs="Arial"/>
        </w:rPr>
        <w:t>HIPÓTESE / SOLUÇÃO</w:t>
      </w:r>
    </w:p>
    <w:tbl>
      <w:tblPr>
        <w:tblStyle w:val="3"/>
        <w:tblW w:w="9072" w:type="dxa"/>
        <w:tblInd w:w="-5" w:type="dxa"/>
        <w:tblLayout w:type="fixed"/>
        <w:tblCellMar>
          <w:top w:w="0" w:type="dxa"/>
          <w:left w:w="108" w:type="dxa"/>
          <w:bottom w:w="0" w:type="dxa"/>
          <w:right w:w="108" w:type="dxa"/>
        </w:tblCellMar>
      </w:tblPr>
      <w:tblGrid>
        <w:gridCol w:w="9072"/>
      </w:tblGrid>
      <w:tr w14:paraId="38F1C9EF">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1B74EEAB">
            <w:pPr>
              <w:widowControl/>
              <w:snapToGrid w:val="0"/>
              <w:spacing w:before="0" w:after="160"/>
              <w:jc w:val="left"/>
              <w:rPr>
                <w:del w:id="31" w:author="apare" w:date="2026-03-06T07:26:04Z"/>
                <w:rFonts w:ascii="Arial" w:hAnsi="Arial" w:cs="Arial"/>
              </w:rPr>
            </w:pPr>
          </w:p>
          <w:p w14:paraId="3776B75D">
            <w:pPr>
              <w:pStyle w:val="7"/>
              <w:widowControl/>
              <w:spacing w:before="0" w:after="160"/>
              <w:jc w:val="left"/>
              <w:rPr>
                <w:del w:id="32" w:author="apare" w:date="2026-03-06T07:26:04Z"/>
                <w:rFonts w:cs="Arial"/>
                <w:kern w:val="0"/>
              </w:rPr>
            </w:pPr>
          </w:p>
          <w:p w14:paraId="1A80C77F">
            <w:pPr>
              <w:widowControl/>
              <w:spacing w:before="0" w:after="160" w:line="360" w:lineRule="auto"/>
              <w:jc w:val="both"/>
              <w:rPr>
                <w:rFonts w:ascii="Arial" w:hAnsi="Arial"/>
                <w:sz w:val="22"/>
                <w:szCs w:val="22"/>
              </w:rPr>
              <w:pPrChange w:id="33" w:author="apare" w:date="2026-03-06T07:26:37Z">
                <w:pPr>
                  <w:widowControl/>
                  <w:spacing w:before="0" w:after="160"/>
                  <w:jc w:val="left"/>
                </w:pPr>
              </w:pPrChange>
            </w:pPr>
            <w:r>
              <w:rPr>
                <w:rFonts w:ascii="Arial" w:hAnsi="Arial"/>
                <w:sz w:val="22"/>
                <w:szCs w:val="22"/>
              </w:rPr>
              <w:t>A solução proposta para resolver os desafios relacionados à organização e ao agendamento nas barbearias consiste na implementação de um sistema digital de agendamento de horários. Este sistema será acessível tanto por meio de computadores quanto por aplicativos móveis, possibilitando que os clientes realizem as marcações de maneira prática, sem a necessidade de interações manuais.</w:t>
            </w:r>
            <w:r>
              <w:rPr>
                <w:rFonts w:ascii="Arial" w:hAnsi="Arial"/>
                <w:sz w:val="22"/>
                <w:szCs w:val="22"/>
              </w:rPr>
              <w:br w:type="textWrapping"/>
            </w:r>
            <w:del w:id="34" w:author="apare" w:date="2026-03-06T07:26:40Z">
              <w:r>
                <w:rPr>
                  <w:rFonts w:ascii="Arial" w:hAnsi="Arial"/>
                  <w:sz w:val="22"/>
                  <w:szCs w:val="22"/>
                </w:rPr>
                <w:br w:type="textWrapping"/>
              </w:r>
            </w:del>
            <w:r>
              <w:rPr>
                <w:rFonts w:ascii="Arial" w:hAnsi="Arial"/>
                <w:sz w:val="22"/>
                <w:szCs w:val="22"/>
              </w:rPr>
              <w:t>A implementação do sistema digital de agendamento proporcionará diversas vantagens, entre as quais se destacam:</w:t>
            </w:r>
            <w:r>
              <w:rPr>
                <w:rFonts w:ascii="Arial" w:hAnsi="Arial"/>
                <w:sz w:val="22"/>
                <w:szCs w:val="22"/>
              </w:rPr>
              <w:br w:type="textWrapping"/>
            </w:r>
            <w:del w:id="35" w:author="apare" w:date="2026-03-06T07:26:41Z">
              <w:r>
                <w:rPr>
                  <w:rFonts w:ascii="Arial" w:hAnsi="Arial"/>
                  <w:sz w:val="22"/>
                  <w:szCs w:val="22"/>
                </w:rPr>
                <w:br w:type="textWrapping"/>
              </w:r>
            </w:del>
            <w:r>
              <w:rPr>
                <w:rFonts w:ascii="Arial" w:hAnsi="Arial"/>
                <w:sz w:val="22"/>
                <w:szCs w:val="22"/>
              </w:rPr>
              <w:t>Redução de erros: O sistema elimina a possibilidade de agendamentos conflitantes ou esquecimentos, garantindo maior precisão nos horários.</w:t>
            </w:r>
            <w:r>
              <w:rPr>
                <w:rFonts w:ascii="Arial" w:hAnsi="Arial"/>
                <w:sz w:val="22"/>
                <w:szCs w:val="22"/>
              </w:rPr>
              <w:br w:type="textWrapping"/>
            </w:r>
            <w:del w:id="36" w:author="apare" w:date="2026-03-06T07:26:43Z">
              <w:r>
                <w:rPr>
                  <w:rFonts w:ascii="Arial" w:hAnsi="Arial"/>
                  <w:sz w:val="22"/>
                  <w:szCs w:val="22"/>
                </w:rPr>
                <w:br w:type="textWrapping"/>
              </w:r>
            </w:del>
            <w:r>
              <w:rPr>
                <w:rFonts w:ascii="Arial" w:hAnsi="Arial"/>
                <w:sz w:val="22"/>
                <w:szCs w:val="22"/>
              </w:rPr>
              <w:t>Melhoria no atendimento: O sistema permitirá que os barbeiros visualizem com clareza os horários e os clientes agendados, otimizando o tempo e tornando o atendimento mais eficiente.</w:t>
            </w:r>
            <w:r>
              <w:rPr>
                <w:rFonts w:ascii="Arial" w:hAnsi="Arial"/>
                <w:sz w:val="22"/>
                <w:szCs w:val="22"/>
              </w:rPr>
              <w:br w:type="textWrapping"/>
            </w:r>
            <w:del w:id="37" w:author="apare" w:date="2026-03-06T07:26:44Z">
              <w:r>
                <w:rPr>
                  <w:rFonts w:ascii="Arial" w:hAnsi="Arial"/>
                  <w:sz w:val="22"/>
                  <w:szCs w:val="22"/>
                </w:rPr>
                <w:br w:type="textWrapping"/>
              </w:r>
            </w:del>
            <w:r>
              <w:rPr>
                <w:rFonts w:ascii="Arial" w:hAnsi="Arial"/>
                <w:sz w:val="22"/>
                <w:szCs w:val="22"/>
              </w:rPr>
              <w:t>Aumento na satisfação do cliente: A marcação de horários de forma simples e sem falhas contribuirá para uma experiência mais satisfatória para os clientes, que se beneficiarão da organização e pontualidade.</w:t>
            </w:r>
            <w:r>
              <w:rPr>
                <w:rFonts w:ascii="Arial" w:hAnsi="Arial"/>
                <w:sz w:val="22"/>
                <w:szCs w:val="22"/>
              </w:rPr>
              <w:br w:type="textWrapping"/>
            </w:r>
            <w:del w:id="38" w:author="apare" w:date="2026-03-06T07:26:46Z">
              <w:r>
                <w:rPr>
                  <w:rFonts w:ascii="Arial" w:hAnsi="Arial"/>
                  <w:sz w:val="22"/>
                  <w:szCs w:val="22"/>
                </w:rPr>
                <w:br w:type="textWrapping"/>
              </w:r>
            </w:del>
            <w:r>
              <w:rPr>
                <w:rFonts w:ascii="Arial" w:hAnsi="Arial"/>
                <w:sz w:val="22"/>
                <w:szCs w:val="22"/>
              </w:rPr>
              <w:t>Gestão eficiente: A solução facilita o controle dos horários agendados, prevenindo tanto a sobrecarga quanto a ociosidade dos profissionais.</w:t>
            </w:r>
            <w:r>
              <w:rPr>
                <w:rFonts w:ascii="Arial" w:hAnsi="Arial"/>
                <w:sz w:val="22"/>
                <w:szCs w:val="22"/>
              </w:rPr>
              <w:br w:type="textWrapping"/>
            </w:r>
            <w:del w:id="39" w:author="apare" w:date="2026-03-06T07:26:48Z">
              <w:r>
                <w:rPr>
                  <w:rFonts w:ascii="Arial" w:hAnsi="Arial"/>
                  <w:sz w:val="22"/>
                  <w:szCs w:val="22"/>
                </w:rPr>
                <w:br w:type="textWrapping"/>
              </w:r>
            </w:del>
            <w:r>
              <w:rPr>
                <w:rFonts w:ascii="Arial" w:hAnsi="Arial"/>
                <w:sz w:val="22"/>
                <w:szCs w:val="22"/>
              </w:rPr>
              <w:t>Com a adoção desse sistema, espera-se não apenas aprimorar a gestão das barbearias, mas também modernizar o processo de atendimento, o que pode resultar na atração de mais clientes e no fortalecimento da competitividade no mercado.</w:t>
            </w:r>
          </w:p>
          <w:p w14:paraId="58E7D150">
            <w:pPr>
              <w:widowControl/>
              <w:spacing w:before="0" w:after="160"/>
              <w:jc w:val="left"/>
              <w:rPr>
                <w:del w:id="40" w:author="apare" w:date="2026-03-06T07:26:50Z"/>
                <w:rFonts w:ascii="Arial" w:hAnsi="Arial" w:cs="Arial"/>
              </w:rPr>
            </w:pPr>
          </w:p>
          <w:p w14:paraId="330C65CF">
            <w:pPr>
              <w:widowControl/>
              <w:spacing w:before="0" w:after="160"/>
              <w:jc w:val="left"/>
              <w:rPr>
                <w:rFonts w:ascii="Arial" w:hAnsi="Arial" w:cs="Arial"/>
              </w:rPr>
            </w:pPr>
          </w:p>
        </w:tc>
      </w:tr>
    </w:tbl>
    <w:p w14:paraId="0A42506C">
      <w:pPr>
        <w:rPr>
          <w:rFonts w:ascii="Arial" w:hAnsi="Arial" w:cs="Arial"/>
        </w:rPr>
      </w:pPr>
    </w:p>
    <w:p w14:paraId="51F57CFC">
      <w:pPr>
        <w:ind w:right="1134"/>
        <w:rPr>
          <w:rFonts w:ascii="Arial" w:hAnsi="Arial" w:cs="Arial"/>
        </w:rPr>
      </w:pPr>
      <w:r>
        <w:rPr>
          <w:rFonts w:ascii="Arial" w:hAnsi="Arial" w:cs="Arial"/>
        </w:rPr>
        <w:t>DISCIPLINAS ENVOLVIDAS</w:t>
      </w:r>
    </w:p>
    <w:tbl>
      <w:tblPr>
        <w:tblStyle w:val="3"/>
        <w:tblW w:w="9072" w:type="dxa"/>
        <w:tblInd w:w="-5" w:type="dxa"/>
        <w:tblLayout w:type="fixed"/>
        <w:tblCellMar>
          <w:top w:w="0" w:type="dxa"/>
          <w:left w:w="108" w:type="dxa"/>
          <w:bottom w:w="0" w:type="dxa"/>
          <w:right w:w="108" w:type="dxa"/>
        </w:tblCellMar>
      </w:tblPr>
      <w:tblGrid>
        <w:gridCol w:w="9072"/>
      </w:tblGrid>
      <w:tr w14:paraId="1FC2F862">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18F49A04">
            <w:pPr>
              <w:widowControl/>
              <w:spacing w:before="0" w:after="160"/>
              <w:jc w:val="left"/>
              <w:rPr>
                <w:rFonts w:ascii="Arial" w:hAnsi="Arial" w:cs="Arial"/>
              </w:rPr>
            </w:pPr>
            <w:r>
              <w:rPr>
                <w:rFonts w:ascii="Arial" w:hAnsi="Arial" w:cs="Arial"/>
                <w:kern w:val="0"/>
              </w:rPr>
              <w:t>Descrição das três disciplinas.</w:t>
            </w:r>
          </w:p>
          <w:p w14:paraId="46219347">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ascii="Arial" w:hAnsi="Arial" w:cs="Arial"/>
              </w:rPr>
            </w:pPr>
            <w:r>
              <w:rPr>
                <w:rFonts w:ascii="Arial" w:hAnsi="Arial" w:cs="Arial"/>
                <w:b/>
                <w:bCs/>
                <w:kern w:val="0"/>
              </w:rPr>
              <w:t>Análise de projetos e sistemas:</w:t>
            </w:r>
            <w:r>
              <w:rPr>
                <w:rFonts w:ascii="Arial" w:hAnsi="Arial" w:cs="Arial"/>
                <w:kern w:val="0"/>
              </w:rPr>
              <w:t xml:space="preserve"> </w:t>
            </w:r>
            <w:r>
              <w:rPr>
                <w:rFonts w:ascii="Arial" w:hAnsi="Arial" w:cs="Arial"/>
              </w:rPr>
              <w:t xml:space="preserve">Esta disciplina é o </w:t>
            </w:r>
            <w:r>
              <w:rPr>
                <w:rFonts w:ascii="Arial" w:hAnsi="Arial" w:cs="Arial"/>
                <w:b/>
              </w:rPr>
              <w:t>cérebro</w:t>
            </w:r>
            <w:r>
              <w:rPr>
                <w:rFonts w:ascii="Arial" w:hAnsi="Arial" w:cs="Arial"/>
              </w:rPr>
              <w:t xml:space="preserve"> e o </w:t>
            </w:r>
            <w:r>
              <w:rPr>
                <w:rFonts w:ascii="Arial" w:hAnsi="Arial" w:cs="Arial"/>
                <w:b/>
              </w:rPr>
              <w:t>planejamento</w:t>
            </w:r>
            <w:r>
              <w:rPr>
                <w:rFonts w:ascii="Arial" w:hAnsi="Arial" w:cs="Arial"/>
              </w:rPr>
              <w:t xml:space="preserve"> de tudo. Antes de escrever qualquer código, o analista desenha o "mapa" do site. Ele decide como as coisas vão funcionar: "Se o usuário clicar aqui, o que deve acontecer?", "Como o site vai se comportar se 1.000 pessoas entrarem ao mesmo tempo?". </w:t>
            </w:r>
            <w:r>
              <w:rPr>
                <w:rFonts w:hint="default" w:ascii="Arial" w:hAnsi="Arial" w:cs="Arial"/>
                <w:lang w:val="pt-BR"/>
              </w:rPr>
              <w:t>E</w:t>
            </w:r>
            <w:r>
              <w:rPr>
                <w:rFonts w:ascii="Arial" w:hAnsi="Arial" w:cs="Arial"/>
              </w:rPr>
              <w:t xml:space="preserve">ssa área garante que o sistema não seja uma bagunça, definindo as regras de negócio (como o sistema de notas) e organizando as etapas de desenvolvimento para que nada seja esquecido. </w:t>
            </w:r>
          </w:p>
          <w:p w14:paraId="71D4BC6A">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ascii="Arial" w:hAnsi="Arial" w:cs="Arial"/>
              </w:rPr>
            </w:pPr>
            <w:r>
              <w:rPr>
                <w:rFonts w:ascii="Arial" w:hAnsi="Arial" w:cs="Arial"/>
                <w:b/>
                <w:bCs/>
                <w:kern w:val="0"/>
              </w:rPr>
              <w:t>Banco de dados:</w:t>
            </w:r>
            <w:r>
              <w:rPr>
                <w:rFonts w:ascii="Arial" w:hAnsi="Arial" w:cs="Arial"/>
                <w:kern w:val="0"/>
              </w:rPr>
              <w:t xml:space="preserve"> </w:t>
            </w:r>
            <w:r>
              <w:rPr>
                <w:rFonts w:ascii="Arial" w:hAnsi="Arial" w:cs="Arial"/>
              </w:rPr>
              <w:t xml:space="preserve">O Banco de Dados é a </w:t>
            </w:r>
            <w:r>
              <w:rPr>
                <w:rFonts w:ascii="Arial" w:hAnsi="Arial" w:cs="Arial"/>
                <w:b/>
              </w:rPr>
              <w:t>memória</w:t>
            </w:r>
            <w:r>
              <w:rPr>
                <w:rFonts w:ascii="Arial" w:hAnsi="Arial" w:cs="Arial"/>
              </w:rPr>
              <w:t xml:space="preserve"> do projeto. Como explicamos que o cinema é um mar de informações, precisamos de um lugar seguro para guardar tudo. É aqui que ficam armazenados os nomes dos filmes, as senhas dos usuários (escondidas com segurança), os comentários que as pessoas escrevem e as notas que elas dão. Sem o banco de dados, toda vez que você fechasse o site, ele "esqueceria" quem você é e quais filmes você já marcou como assistidos. </w:t>
            </w:r>
          </w:p>
          <w:p w14:paraId="2B4C5CCC">
            <w:pPr>
              <w:keepNext w:val="0"/>
              <w:keepLines w:val="0"/>
              <w:pageBreakBefore w:val="0"/>
              <w:widowControl/>
              <w:kinsoku/>
              <w:wordWrap/>
              <w:overflowPunct/>
              <w:topLinePunct w:val="0"/>
              <w:autoSpaceDE/>
              <w:autoSpaceDN/>
              <w:bidi w:val="0"/>
              <w:adjustRightInd/>
              <w:snapToGrid/>
              <w:spacing w:before="0" w:after="160" w:line="360" w:lineRule="auto"/>
              <w:jc w:val="left"/>
              <w:textAlignment w:val="auto"/>
              <w:rPr>
                <w:rFonts w:ascii="Arial" w:hAnsi="Arial" w:cs="Arial"/>
              </w:rPr>
            </w:pPr>
            <w:r>
              <w:rPr>
                <w:rFonts w:ascii="Arial" w:hAnsi="Arial" w:cs="Arial"/>
                <w:b/>
                <w:bCs/>
                <w:kern w:val="0"/>
              </w:rPr>
              <w:t>Web design:</w:t>
            </w:r>
            <w:r>
              <w:rPr>
                <w:rFonts w:ascii="Arial" w:hAnsi="Arial" w:cs="Arial"/>
                <w:kern w:val="0"/>
              </w:rPr>
              <w:t xml:space="preserve"> </w:t>
            </w:r>
            <w:r>
              <w:rPr>
                <w:rFonts w:ascii="Arial" w:hAnsi="Arial" w:cs="Arial"/>
              </w:rPr>
              <w:t xml:space="preserve">O Web Design é a </w:t>
            </w:r>
            <w:r>
              <w:rPr>
                <w:rFonts w:ascii="Arial" w:hAnsi="Arial" w:cs="Arial"/>
                <w:b/>
              </w:rPr>
              <w:t>cara</w:t>
            </w:r>
            <w:r>
              <w:rPr>
                <w:rFonts w:ascii="Arial" w:hAnsi="Arial" w:cs="Arial"/>
              </w:rPr>
              <w:t xml:space="preserve"> e a </w:t>
            </w:r>
            <w:r>
              <w:rPr>
                <w:rFonts w:ascii="Arial" w:hAnsi="Arial" w:cs="Arial"/>
                <w:b/>
              </w:rPr>
              <w:t>experiência</w:t>
            </w:r>
            <w:r>
              <w:rPr>
                <w:rFonts w:ascii="Arial" w:hAnsi="Arial" w:cs="Arial"/>
              </w:rPr>
              <w:t xml:space="preserve"> do site. Não adianta o site ser inteligente e ter muita memória se ele for feio ou difícil de usar. O designer escolhe as cores, o tamanho das letras, onde os botões ficam e como as imagens dos filmes aparecem para que até quem "não entende nada de cinema" consiga navegar sem se perder. </w:t>
            </w:r>
            <w:r>
              <w:rPr>
                <w:rFonts w:hint="default" w:ascii="Arial" w:hAnsi="Arial" w:cs="Arial"/>
                <w:lang w:val="pt-BR"/>
              </w:rPr>
              <w:t>O</w:t>
            </w:r>
            <w:r>
              <w:rPr>
                <w:rFonts w:ascii="Arial" w:hAnsi="Arial" w:cs="Arial"/>
              </w:rPr>
              <w:t xml:space="preserve"> foco do Web Design é tornar a busca por filmes algo bonito, visual e muito simples de clicar e favoritar.</w:t>
            </w:r>
          </w:p>
          <w:p w14:paraId="3B69E0D4">
            <w:pPr>
              <w:widowControl/>
              <w:spacing w:before="0" w:after="160"/>
              <w:jc w:val="left"/>
              <w:rPr>
                <w:rFonts w:ascii="Arial" w:hAnsi="Arial" w:cs="Arial"/>
              </w:rPr>
            </w:pPr>
          </w:p>
        </w:tc>
      </w:tr>
    </w:tbl>
    <w:p w14:paraId="66EB3E7C">
      <w:pPr>
        <w:rPr>
          <w:rFonts w:ascii="Arial" w:hAnsi="Arial" w:cs="Arial"/>
        </w:rPr>
      </w:pPr>
    </w:p>
    <w:p w14:paraId="2C966D84">
      <w:pPr>
        <w:rPr>
          <w:rFonts w:ascii="Arial" w:hAnsi="Arial" w:cs="Arial"/>
        </w:rPr>
      </w:pPr>
      <w:r>
        <w:rPr>
          <w:rFonts w:ascii="Arial" w:hAnsi="Arial" w:cs="Arial"/>
        </w:rPr>
        <w:t>OBJETIVO GERAL</w:t>
      </w:r>
    </w:p>
    <w:tbl>
      <w:tblPr>
        <w:tblStyle w:val="3"/>
        <w:tblW w:w="9072" w:type="dxa"/>
        <w:tblInd w:w="-5" w:type="dxa"/>
        <w:tblLayout w:type="fixed"/>
        <w:tblCellMar>
          <w:top w:w="0" w:type="dxa"/>
          <w:left w:w="108" w:type="dxa"/>
          <w:bottom w:w="0" w:type="dxa"/>
          <w:right w:w="108" w:type="dxa"/>
        </w:tblCellMar>
      </w:tblPr>
      <w:tblGrid>
        <w:gridCol w:w="9072"/>
      </w:tblGrid>
      <w:tr w14:paraId="648BAB34">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144AF8C9">
            <w:pPr>
              <w:widowControl/>
              <w:spacing w:before="0" w:after="160" w:line="360" w:lineRule="auto"/>
              <w:jc w:val="both"/>
              <w:rPr>
                <w:rFonts w:ascii="Arial" w:hAnsi="Arial" w:cs="Arial"/>
              </w:rPr>
            </w:pPr>
            <w:r>
              <w:rPr>
                <w:rFonts w:ascii="Arial" w:hAnsi="Arial" w:eastAsia="Calibri" w:cs="Arial"/>
                <w:kern w:val="0"/>
                <w:lang w:eastAsia="pt-BR"/>
              </w:rPr>
              <w:t xml:space="preserve">O presente projeto tem como objetivo geral desenvolver e implementar um sistema digital de agendamento para barbearias, visando otimizar a organização dos horários de atendimento, reduzir erros operacionais decorrentes do agendamento manual e melhorar a eficiência na prestação de serviços, proporcionando maior satisfação aos clientes e melhor gestão para os profissionais. </w:t>
            </w:r>
          </w:p>
        </w:tc>
      </w:tr>
    </w:tbl>
    <w:p w14:paraId="6ADE3257">
      <w:pPr>
        <w:rPr>
          <w:rFonts w:ascii="Arial" w:hAnsi="Arial" w:cs="Arial"/>
        </w:rPr>
      </w:pPr>
      <w:r>
        <w:rPr>
          <w:rFonts w:ascii="Arial" w:hAnsi="Arial" w:eastAsia="Arial" w:cs="Arial"/>
        </w:rPr>
        <w:t xml:space="preserve"> </w:t>
      </w:r>
      <w:r>
        <w:rPr>
          <w:rFonts w:ascii="Arial" w:hAnsi="Arial" w:cs="Arial"/>
        </w:rPr>
        <w:t>OBJETIVOS ESPECÍFICOS</w:t>
      </w:r>
    </w:p>
    <w:tbl>
      <w:tblPr>
        <w:tblStyle w:val="3"/>
        <w:tblW w:w="9072" w:type="dxa"/>
        <w:tblInd w:w="-5" w:type="dxa"/>
        <w:tblLayout w:type="fixed"/>
        <w:tblCellMar>
          <w:top w:w="0" w:type="dxa"/>
          <w:left w:w="108" w:type="dxa"/>
          <w:bottom w:w="0" w:type="dxa"/>
          <w:right w:w="108" w:type="dxa"/>
        </w:tblCellMar>
      </w:tblPr>
      <w:tblGrid>
        <w:gridCol w:w="9072"/>
      </w:tblGrid>
      <w:tr w14:paraId="268DE1BE">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5E5D3C3A">
            <w:pPr>
              <w:widowControl/>
              <w:spacing w:before="0" w:after="160"/>
              <w:jc w:val="left"/>
              <w:rPr>
                <w:del w:id="41" w:author="apare" w:date="2026-03-06T07:32:20Z"/>
                <w:rFonts w:ascii="Arial" w:hAnsi="Arial" w:cs="Arial"/>
              </w:rPr>
            </w:pPr>
          </w:p>
          <w:p w14:paraId="6F3111D7">
            <w:pPr>
              <w:widowControl/>
              <w:spacing w:before="0" w:after="160" w:line="360" w:lineRule="auto"/>
              <w:jc w:val="both"/>
              <w:rPr>
                <w:rFonts w:ascii="Arial" w:hAnsi="Arial" w:cs="Arial"/>
              </w:rPr>
            </w:pPr>
            <w:bookmarkStart w:id="0" w:name="_GoBack"/>
            <w:bookmarkEnd w:id="0"/>
            <w:r>
              <w:rPr>
                <w:rFonts w:ascii="Arial" w:hAnsi="Arial" w:eastAsia="Calibri" w:cs="Arial"/>
                <w:kern w:val="0"/>
                <w:lang w:eastAsia="pt-BR"/>
              </w:rPr>
              <w:t xml:space="preserve">Desenvolver uma plataforma digital acessível por meio de computadores e dispositivos móveis para a realização de agendamentos de forma prática e organizada. Automatizar o processo de marcação de horários, eliminando conflitos e reduzindo falhas operacionais. Disponibilizar uma interface clara para a visualização e gestão dos atendimentos pelos profissionais. Otimizar a organização interna da barbearia, evitando períodos de ociosidade ou sobrecarga, e contribuir para a modernização da gestão e melhoria da experiência do cliente. </w:t>
            </w:r>
          </w:p>
        </w:tc>
      </w:tr>
    </w:tbl>
    <w:p w14:paraId="5750910A">
      <w:pPr>
        <w:rPr>
          <w:rFonts w:ascii="Arial" w:hAnsi="Arial" w:cs="Arial"/>
        </w:rPr>
      </w:pPr>
    </w:p>
    <w:p w14:paraId="21DD8946">
      <w:pPr>
        <w:spacing w:line="360" w:lineRule="auto"/>
        <w:rPr>
          <w:rFonts w:ascii="Arial" w:hAnsi="Arial" w:cs="Arial"/>
        </w:rPr>
      </w:pPr>
      <w:r>
        <w:rPr>
          <w:rFonts w:ascii="Arial" w:hAnsi="Arial" w:eastAsia="Arial" w:cs="Arial"/>
        </w:rPr>
        <w:t xml:space="preserve"> </w:t>
      </w:r>
    </w:p>
    <w:p w14:paraId="626CB6E4">
      <w:pPr>
        <w:spacing w:line="360" w:lineRule="auto"/>
        <w:rPr>
          <w:rFonts w:ascii="Arial" w:hAnsi="Arial" w:cs="Arial"/>
        </w:rPr>
      </w:pPr>
      <w:r>
        <w:rPr>
          <w:rFonts w:ascii="Arial" w:hAnsi="Arial" w:cs="Arial"/>
        </w:rPr>
        <w:t>PROCEDIMENTOS METODOLÓGICOS</w:t>
      </w:r>
    </w:p>
    <w:tbl>
      <w:tblPr>
        <w:tblStyle w:val="3"/>
        <w:tblW w:w="9072" w:type="dxa"/>
        <w:tblInd w:w="-5" w:type="dxa"/>
        <w:tblLayout w:type="fixed"/>
        <w:tblCellMar>
          <w:top w:w="0" w:type="dxa"/>
          <w:left w:w="108" w:type="dxa"/>
          <w:bottom w:w="0" w:type="dxa"/>
          <w:right w:w="108" w:type="dxa"/>
        </w:tblCellMar>
      </w:tblPr>
      <w:tblGrid>
        <w:gridCol w:w="9072"/>
      </w:tblGrid>
      <w:tr w14:paraId="2FD58076">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7824F550">
            <w:pPr>
              <w:widowControl/>
              <w:spacing w:before="0" w:after="160" w:line="360" w:lineRule="auto"/>
              <w:jc w:val="left"/>
              <w:rPr>
                <w:rFonts w:ascii="Arial" w:hAnsi="Arial" w:cs="Arial"/>
              </w:rPr>
            </w:pPr>
            <w:r>
              <w:rPr>
                <w:rFonts w:ascii="Arial" w:hAnsi="Arial" w:cs="Arial"/>
                <w:kern w:val="0"/>
              </w:rPr>
              <w:t>Descrição dos métodos e procedimentos que nortearão a busca de informações para responder o problema de pesquisa:</w:t>
            </w:r>
          </w:p>
          <w:p w14:paraId="058D8003">
            <w:pPr>
              <w:widowControl/>
              <w:numPr>
                <w:ilvl w:val="0"/>
                <w:numId w:val="1"/>
              </w:numPr>
              <w:spacing w:before="0" w:after="160" w:line="360" w:lineRule="auto"/>
              <w:jc w:val="left"/>
              <w:rPr>
                <w:rFonts w:ascii="Arial" w:hAnsi="Arial" w:cs="Arial"/>
              </w:rPr>
            </w:pPr>
            <w:r>
              <w:rPr>
                <w:rFonts w:ascii="Arial" w:hAnsi="Arial" w:cs="Arial"/>
                <w:kern w:val="0"/>
              </w:rPr>
              <w:t>Pesquisa Bibliográfica</w:t>
            </w:r>
          </w:p>
          <w:p w14:paraId="79BD6847">
            <w:pPr>
              <w:widowControl/>
              <w:numPr>
                <w:ilvl w:val="0"/>
                <w:numId w:val="1"/>
              </w:numPr>
              <w:spacing w:before="0" w:after="160" w:line="360" w:lineRule="auto"/>
              <w:jc w:val="left"/>
              <w:rPr>
                <w:rFonts w:ascii="Arial" w:hAnsi="Arial" w:cs="Arial"/>
              </w:rPr>
            </w:pPr>
            <w:r>
              <w:rPr>
                <w:rFonts w:ascii="Arial" w:hAnsi="Arial" w:cs="Arial"/>
                <w:kern w:val="0"/>
              </w:rPr>
              <w:t>Pesquisa de campo</w:t>
            </w:r>
          </w:p>
          <w:p w14:paraId="26464DD9">
            <w:pPr>
              <w:widowControl/>
              <w:numPr>
                <w:ilvl w:val="0"/>
                <w:numId w:val="1"/>
              </w:numPr>
              <w:spacing w:before="0" w:after="160" w:line="360" w:lineRule="auto"/>
              <w:jc w:val="left"/>
              <w:rPr>
                <w:rFonts w:ascii="Arial" w:hAnsi="Arial" w:cs="Arial"/>
              </w:rPr>
            </w:pPr>
            <w:r>
              <w:rPr>
                <w:rFonts w:ascii="Arial" w:hAnsi="Arial" w:cs="Arial"/>
                <w:kern w:val="0"/>
              </w:rPr>
              <w:t>Entrevista</w:t>
            </w:r>
          </w:p>
          <w:p w14:paraId="7EFF5EBE">
            <w:pPr>
              <w:widowControl/>
              <w:numPr>
                <w:ilvl w:val="0"/>
                <w:numId w:val="1"/>
              </w:numPr>
              <w:spacing w:before="0" w:after="160" w:line="360" w:lineRule="auto"/>
              <w:jc w:val="left"/>
              <w:rPr>
                <w:rFonts w:ascii="Arial" w:hAnsi="Arial" w:cs="Arial"/>
              </w:rPr>
            </w:pPr>
            <w:r>
              <w:rPr>
                <w:rFonts w:ascii="Arial" w:hAnsi="Arial" w:cs="Arial"/>
                <w:kern w:val="0"/>
              </w:rPr>
              <w:t>Levantamento das necessidades</w:t>
            </w:r>
          </w:p>
        </w:tc>
      </w:tr>
    </w:tbl>
    <w:p w14:paraId="2A656095">
      <w:pPr>
        <w:spacing w:line="360" w:lineRule="auto"/>
        <w:rPr>
          <w:rFonts w:ascii="Arial" w:hAnsi="Arial" w:cs="Arial"/>
        </w:rPr>
      </w:pPr>
    </w:p>
    <w:p w14:paraId="0B8304F8">
      <w:pPr>
        <w:rPr>
          <w:rFonts w:ascii="Arial" w:hAnsi="Arial" w:eastAsia="Arial" w:cs="Arial"/>
        </w:rPr>
      </w:pPr>
      <w:r>
        <w:rPr>
          <w:rFonts w:ascii="Arial" w:hAnsi="Arial" w:eastAsia="Arial" w:cs="Arial"/>
        </w:rPr>
        <w:t xml:space="preserve"> </w:t>
      </w:r>
    </w:p>
    <w:p w14:paraId="7AAF2C1D">
      <w:pPr>
        <w:rPr>
          <w:rFonts w:ascii="Arial" w:hAnsi="Arial" w:eastAsia="Arial" w:cs="Arial"/>
        </w:rPr>
      </w:pPr>
    </w:p>
    <w:p w14:paraId="38FDA897">
      <w:pPr>
        <w:rPr>
          <w:rFonts w:ascii="Arial" w:hAnsi="Arial" w:cs="Arial"/>
        </w:rPr>
      </w:pPr>
      <w:r>
        <w:rPr>
          <w:rFonts w:ascii="Arial" w:hAnsi="Arial" w:cs="Arial"/>
        </w:rPr>
        <w:t>BIBLIOGRAFIA</w:t>
      </w:r>
    </w:p>
    <w:tbl>
      <w:tblPr>
        <w:tblStyle w:val="3"/>
        <w:tblW w:w="9072" w:type="dxa"/>
        <w:tblInd w:w="-5" w:type="dxa"/>
        <w:tblLayout w:type="fixed"/>
        <w:tblCellMar>
          <w:top w:w="0" w:type="dxa"/>
          <w:left w:w="108" w:type="dxa"/>
          <w:bottom w:w="0" w:type="dxa"/>
          <w:right w:w="108" w:type="dxa"/>
        </w:tblCellMar>
      </w:tblPr>
      <w:tblGrid>
        <w:gridCol w:w="9072"/>
      </w:tblGrid>
      <w:tr w14:paraId="06BA303F">
        <w:tblPrEx>
          <w:tblCellMar>
            <w:top w:w="0" w:type="dxa"/>
            <w:left w:w="108" w:type="dxa"/>
            <w:bottom w:w="0" w:type="dxa"/>
            <w:right w:w="108" w:type="dxa"/>
          </w:tblCellMar>
        </w:tblPrEx>
        <w:tc>
          <w:tcPr>
            <w:tcW w:w="9072" w:type="dxa"/>
            <w:tcBorders>
              <w:top w:val="single" w:color="000000" w:sz="4" w:space="0"/>
              <w:left w:val="single" w:color="000000" w:sz="4" w:space="0"/>
              <w:bottom w:val="single" w:color="000000" w:sz="4" w:space="0"/>
              <w:right w:val="single" w:color="000000" w:sz="4" w:space="0"/>
            </w:tcBorders>
          </w:tcPr>
          <w:p w14:paraId="61E5F916">
            <w:pPr>
              <w:widowControl/>
              <w:spacing w:before="0" w:after="160"/>
              <w:jc w:val="left"/>
              <w:rPr>
                <w:rFonts w:ascii="Arial" w:hAnsi="Arial" w:cs="Arial"/>
              </w:rPr>
            </w:pPr>
            <w:r>
              <w:t>CASTILHO, Kevin Emanuel Barbim de; ARAÚJO, Leticia Pereira Morais de; SILVA, Victor Joaquim Sant Ana Vilas Boas da. Barbearia otimizada: barbearia Império.</w:t>
            </w:r>
          </w:p>
        </w:tc>
      </w:tr>
    </w:tbl>
    <w:p w14:paraId="4403EC9A">
      <w:pPr>
        <w:rPr>
          <w:rFonts w:ascii="Arial" w:hAnsi="Arial" w:cs="Arial"/>
        </w:rPr>
      </w:pPr>
    </w:p>
    <w:p w14:paraId="04C46AAA">
      <w:pPr>
        <w:rPr>
          <w:rFonts w:ascii="Arial" w:hAnsi="Arial" w:eastAsia="Arial" w:cs="Arial"/>
        </w:rPr>
      </w:pPr>
    </w:p>
    <w:p w14:paraId="290A7E40">
      <w:pPr>
        <w:rPr>
          <w:rFonts w:ascii="Arial" w:hAnsi="Arial" w:eastAsia="Arial" w:cs="Arial"/>
        </w:rPr>
      </w:pPr>
    </w:p>
    <w:p w14:paraId="6842B338">
      <w:pPr>
        <w:rPr>
          <w:rFonts w:ascii="Arial" w:hAnsi="Arial" w:eastAsia="Arial" w:cs="Arial"/>
        </w:rPr>
      </w:pPr>
    </w:p>
    <w:p w14:paraId="0C010550">
      <w:pPr>
        <w:rPr>
          <w:rFonts w:ascii="Arial" w:hAnsi="Arial" w:eastAsia="Arial" w:cs="Arial"/>
        </w:rPr>
      </w:pPr>
    </w:p>
    <w:p w14:paraId="0A6413A6">
      <w:pPr>
        <w:rPr>
          <w:rFonts w:ascii="Arial" w:hAnsi="Arial" w:eastAsia="Arial" w:cs="Arial"/>
        </w:rPr>
      </w:pPr>
    </w:p>
    <w:p w14:paraId="6BAD3FF9">
      <w:pPr>
        <w:rPr>
          <w:rFonts w:ascii="Arial" w:hAnsi="Arial" w:eastAsia="Arial" w:cs="Arial"/>
        </w:rPr>
      </w:pPr>
    </w:p>
    <w:p w14:paraId="6CE759AE">
      <w:pPr>
        <w:rPr>
          <w:rFonts w:ascii="Arial" w:hAnsi="Arial" w:eastAsia="Arial" w:cs="Arial"/>
        </w:rPr>
      </w:pPr>
    </w:p>
    <w:p w14:paraId="425DADB3">
      <w:pPr>
        <w:rPr>
          <w:rFonts w:ascii="Arial" w:hAnsi="Arial" w:eastAsia="Arial" w:cs="Arial"/>
        </w:rPr>
      </w:pPr>
    </w:p>
    <w:p w14:paraId="764F860D">
      <w:pPr>
        <w:rPr>
          <w:rFonts w:ascii="Arial" w:hAnsi="Arial" w:eastAsia="Arial" w:cs="Arial"/>
        </w:rPr>
      </w:pPr>
    </w:p>
    <w:p w14:paraId="788FBAD5">
      <w:pPr>
        <w:rPr>
          <w:rFonts w:ascii="Arial" w:hAnsi="Arial" w:eastAsia="Arial" w:cs="Arial"/>
        </w:rPr>
      </w:pPr>
    </w:p>
    <w:p w14:paraId="00C927AC">
      <w:pPr>
        <w:rPr>
          <w:rFonts w:ascii="Arial" w:hAnsi="Arial" w:eastAsia="Arial" w:cs="Arial"/>
        </w:rPr>
      </w:pPr>
    </w:p>
    <w:p w14:paraId="196A2A28">
      <w:pPr>
        <w:rPr>
          <w:rFonts w:ascii="Arial" w:hAnsi="Arial" w:eastAsia="Arial" w:cs="Arial"/>
        </w:rPr>
      </w:pPr>
    </w:p>
    <w:p w14:paraId="56B0DF3D">
      <w:pPr>
        <w:rPr>
          <w:rFonts w:ascii="Arial" w:hAnsi="Arial" w:eastAsia="Arial" w:cs="Arial"/>
        </w:rPr>
      </w:pPr>
    </w:p>
    <w:p w14:paraId="3EBA3DC7">
      <w:pPr>
        <w:rPr>
          <w:rFonts w:ascii="Arial" w:hAnsi="Arial" w:eastAsia="Arial" w:cs="Arial"/>
        </w:rPr>
      </w:pPr>
    </w:p>
    <w:p w14:paraId="15E79AE7">
      <w:pPr>
        <w:rPr>
          <w:rFonts w:ascii="Arial" w:hAnsi="Arial" w:eastAsia="Arial" w:cs="Arial"/>
        </w:rPr>
      </w:pPr>
    </w:p>
    <w:p w14:paraId="7C56E6B8">
      <w:pPr>
        <w:rPr>
          <w:rFonts w:ascii="Arial" w:hAnsi="Arial" w:eastAsia="Arial" w:cs="Arial"/>
        </w:rPr>
      </w:pPr>
    </w:p>
    <w:p w14:paraId="42515DC1">
      <w:pPr>
        <w:rPr>
          <w:rFonts w:ascii="Arial" w:hAnsi="Arial" w:eastAsia="Arial" w:cs="Arial"/>
        </w:rPr>
      </w:pPr>
    </w:p>
    <w:p w14:paraId="60699BEB">
      <w:pPr>
        <w:rPr>
          <w:rFonts w:ascii="Arial" w:hAnsi="Arial" w:cs="Arial"/>
        </w:rPr>
      </w:pPr>
      <w:r>
        <w:rPr>
          <w:rFonts w:ascii="Arial" w:hAnsi="Arial" w:eastAsia="Arial" w:cs="Arial"/>
        </w:rPr>
        <w:t xml:space="preserve"> </w:t>
      </w:r>
      <w:r>
        <w:rPr>
          <w:rFonts w:ascii="Arial" w:hAnsi="Arial" w:cs="Arial"/>
        </w:rPr>
        <w:t>CRONOGRAMA DE ATIVIDADES</w:t>
      </w:r>
    </w:p>
    <w:p w14:paraId="2118BB49">
      <w:pPr>
        <w:rPr>
          <w:rFonts w:ascii="Arial" w:hAnsi="Arial" w:cs="Arial"/>
        </w:rPr>
      </w:pPr>
      <w:r>
        <w:drawing>
          <wp:inline distT="0" distB="0" distL="0" distR="0">
            <wp:extent cx="5760085" cy="529463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8"/>
                    <a:stretch>
                      <a:fillRect/>
                    </a:stretch>
                  </pic:blipFill>
                  <pic:spPr>
                    <a:xfrm>
                      <a:off x="0" y="0"/>
                      <a:ext cx="5760085" cy="5294630"/>
                    </a:xfrm>
                    <a:prstGeom prst="rect">
                      <a:avLst/>
                    </a:prstGeom>
                  </pic:spPr>
                </pic:pic>
              </a:graphicData>
            </a:graphic>
          </wp:inline>
        </w:drawing>
      </w:r>
      <w:r>
        <w:rPr>
          <w:rFonts w:ascii="Arial" w:hAnsi="Arial" w:cs="Arial"/>
        </w:rPr>
        <w:t xml:space="preserve">  </w:t>
      </w:r>
    </w:p>
    <w:tbl>
      <w:tblPr>
        <w:tblStyle w:val="3"/>
        <w:tblW w:w="8985" w:type="dxa"/>
        <w:jc w:val="right"/>
        <w:tblLayout w:type="fixed"/>
        <w:tblCellMar>
          <w:top w:w="0" w:type="dxa"/>
          <w:left w:w="108" w:type="dxa"/>
          <w:bottom w:w="0" w:type="dxa"/>
          <w:right w:w="108" w:type="dxa"/>
        </w:tblCellMar>
      </w:tblPr>
      <w:tblGrid>
        <w:gridCol w:w="4754"/>
        <w:gridCol w:w="2487"/>
        <w:gridCol w:w="1744"/>
      </w:tblGrid>
      <w:tr w14:paraId="01B753B6">
        <w:tblPrEx>
          <w:tblCellMar>
            <w:top w:w="0" w:type="dxa"/>
            <w:left w:w="108" w:type="dxa"/>
            <w:bottom w:w="0" w:type="dxa"/>
            <w:right w:w="108" w:type="dxa"/>
          </w:tblCellMar>
        </w:tblPrEx>
        <w:trPr>
          <w:jc w:val="right"/>
        </w:trPr>
        <w:tc>
          <w:tcPr>
            <w:tcW w:w="4754" w:type="dxa"/>
            <w:tcBorders>
              <w:top w:val="single" w:color="000000" w:sz="4" w:space="0"/>
              <w:left w:val="single" w:color="000000" w:sz="4" w:space="0"/>
              <w:bottom w:val="single" w:color="000000" w:sz="4" w:space="0"/>
            </w:tcBorders>
          </w:tcPr>
          <w:p w14:paraId="1D20D3E6">
            <w:pPr>
              <w:widowControl/>
              <w:spacing w:before="0" w:after="160"/>
              <w:jc w:val="left"/>
              <w:rPr>
                <w:rFonts w:ascii="Arial" w:hAnsi="Arial" w:cs="Arial"/>
              </w:rPr>
            </w:pPr>
            <w:r>
              <w:rPr>
                <w:rFonts w:ascii="Arial" w:hAnsi="Arial" w:cs="Arial"/>
                <w:b/>
                <w:bCs/>
                <w:kern w:val="0"/>
              </w:rPr>
              <w:t>Autorizado</w:t>
            </w:r>
          </w:p>
        </w:tc>
        <w:tc>
          <w:tcPr>
            <w:tcW w:w="2487" w:type="dxa"/>
            <w:tcBorders>
              <w:top w:val="single" w:color="000000" w:sz="4" w:space="0"/>
              <w:left w:val="single" w:color="000000" w:sz="4" w:space="0"/>
              <w:bottom w:val="single" w:color="000000" w:sz="4" w:space="0"/>
            </w:tcBorders>
          </w:tcPr>
          <w:p w14:paraId="44D64A5E">
            <w:pPr>
              <w:widowControl/>
              <w:spacing w:before="0" w:after="160"/>
              <w:jc w:val="left"/>
              <w:rPr>
                <w:rFonts w:ascii="Arial" w:hAnsi="Arial" w:cs="Arial"/>
              </w:rPr>
            </w:pPr>
            <w:r>
              <w:rPr>
                <w:rFonts w:ascii="Arial" w:hAnsi="Arial" w:cs="Arial"/>
                <w:b/>
                <w:bCs/>
                <w:kern w:val="0"/>
              </w:rPr>
              <w:t>Professor(a)</w:t>
            </w:r>
          </w:p>
        </w:tc>
        <w:tc>
          <w:tcPr>
            <w:tcW w:w="1744" w:type="dxa"/>
            <w:tcBorders>
              <w:top w:val="single" w:color="000000" w:sz="4" w:space="0"/>
              <w:left w:val="single" w:color="000000" w:sz="4" w:space="0"/>
              <w:bottom w:val="single" w:color="000000" w:sz="4" w:space="0"/>
              <w:right w:val="single" w:color="000000" w:sz="4" w:space="0"/>
            </w:tcBorders>
          </w:tcPr>
          <w:p w14:paraId="143F844C">
            <w:pPr>
              <w:widowControl/>
              <w:spacing w:before="0" w:after="160"/>
              <w:jc w:val="left"/>
              <w:rPr>
                <w:rFonts w:ascii="Arial" w:hAnsi="Arial" w:cs="Arial"/>
              </w:rPr>
            </w:pPr>
            <w:r>
              <w:rPr>
                <w:rFonts w:ascii="Arial" w:hAnsi="Arial" w:cs="Arial"/>
                <w:b/>
                <w:bCs/>
                <w:kern w:val="0"/>
              </w:rPr>
              <w:t>Data</w:t>
            </w:r>
          </w:p>
        </w:tc>
      </w:tr>
      <w:tr w14:paraId="2EBB5EB3">
        <w:tblPrEx>
          <w:tblCellMar>
            <w:top w:w="0" w:type="dxa"/>
            <w:left w:w="108" w:type="dxa"/>
            <w:bottom w:w="0" w:type="dxa"/>
            <w:right w:w="108" w:type="dxa"/>
          </w:tblCellMar>
        </w:tblPrEx>
        <w:trPr>
          <w:jc w:val="right"/>
        </w:trPr>
        <w:tc>
          <w:tcPr>
            <w:tcW w:w="4754" w:type="dxa"/>
            <w:tcBorders>
              <w:top w:val="single" w:color="000000" w:sz="4" w:space="0"/>
              <w:left w:val="single" w:color="000000" w:sz="4" w:space="0"/>
              <w:bottom w:val="single" w:color="000000" w:sz="4" w:space="0"/>
            </w:tcBorders>
          </w:tcPr>
          <w:p w14:paraId="39F9FDDB">
            <w:pPr>
              <w:widowControl/>
              <w:spacing w:before="0" w:after="160"/>
              <w:jc w:val="left"/>
              <w:rPr>
                <w:rFonts w:ascii="Arial" w:hAnsi="Arial" w:cs="Arial"/>
              </w:rPr>
            </w:pPr>
            <w:r>
              <w:rPr>
                <w:rFonts w:ascii="Arial" w:hAnsi="Arial" w:cs="Arial"/>
                <w:kern w:val="0"/>
              </w:rPr>
              <w:t>Análise de projetos e sistemas:</w:t>
            </w:r>
          </w:p>
          <w:p w14:paraId="4FABA528">
            <w:pPr>
              <w:widowControl/>
              <w:spacing w:before="0" w:after="160"/>
              <w:jc w:val="left"/>
              <w:rPr>
                <w:rFonts w:ascii="Arial" w:hAnsi="Arial" w:cs="Arial"/>
              </w:rPr>
            </w:pPr>
            <w:r>
              <w:rPr>
                <w:rFonts w:ascii="Arial" w:hAnsi="Arial" w:cs="Arial"/>
                <w:kern w:val="0"/>
              </w:rPr>
              <w:t>Banco de dados:</w:t>
            </w:r>
          </w:p>
          <w:p w14:paraId="5D0BB44B">
            <w:pPr>
              <w:widowControl/>
              <w:spacing w:before="0" w:after="160"/>
              <w:jc w:val="left"/>
              <w:rPr>
                <w:rFonts w:ascii="Arial" w:hAnsi="Arial" w:cs="Arial"/>
              </w:rPr>
            </w:pPr>
            <w:r>
              <w:rPr>
                <w:rFonts w:ascii="Arial" w:hAnsi="Arial" w:cs="Arial"/>
                <w:kern w:val="0"/>
              </w:rPr>
              <w:t>Web design:</w:t>
            </w:r>
          </w:p>
          <w:p w14:paraId="557B9E9F">
            <w:pPr>
              <w:widowControl/>
              <w:snapToGrid w:val="0"/>
              <w:spacing w:before="0" w:after="160"/>
              <w:jc w:val="left"/>
              <w:rPr>
                <w:rFonts w:ascii="Arial" w:hAnsi="Arial" w:cs="Arial"/>
                <w:b/>
                <w:bCs/>
              </w:rPr>
            </w:pPr>
          </w:p>
        </w:tc>
        <w:tc>
          <w:tcPr>
            <w:tcW w:w="2487" w:type="dxa"/>
            <w:tcBorders>
              <w:top w:val="single" w:color="000000" w:sz="4" w:space="0"/>
              <w:left w:val="single" w:color="000000" w:sz="4" w:space="0"/>
              <w:bottom w:val="single" w:color="000000" w:sz="4" w:space="0"/>
            </w:tcBorders>
          </w:tcPr>
          <w:p w14:paraId="2302E4A2">
            <w:pPr>
              <w:widowControl/>
              <w:snapToGrid w:val="0"/>
              <w:spacing w:before="0" w:after="160"/>
              <w:jc w:val="left"/>
              <w:rPr>
                <w:rFonts w:ascii="Arial" w:hAnsi="Arial" w:cs="Arial"/>
                <w:b/>
                <w:bCs/>
              </w:rPr>
            </w:pPr>
            <w:r>
              <w:rPr>
                <w:rFonts w:ascii="Arial" w:hAnsi="Arial" w:cs="Arial"/>
                <w:b/>
                <w:bCs/>
                <w:kern w:val="0"/>
              </w:rPr>
              <w:t>Aparecida</w:t>
            </w:r>
          </w:p>
          <w:p w14:paraId="5C38FD4C">
            <w:pPr>
              <w:widowControl/>
              <w:snapToGrid w:val="0"/>
              <w:spacing w:before="0" w:after="160"/>
              <w:jc w:val="left"/>
              <w:rPr>
                <w:rFonts w:ascii="Arial" w:hAnsi="Arial" w:cs="Arial"/>
                <w:b/>
                <w:bCs/>
              </w:rPr>
            </w:pPr>
            <w:r>
              <w:rPr>
                <w:rFonts w:ascii="Arial" w:hAnsi="Arial" w:cs="Arial"/>
                <w:b/>
                <w:bCs/>
                <w:kern w:val="0"/>
              </w:rPr>
              <w:t>Célia</w:t>
            </w:r>
          </w:p>
          <w:p w14:paraId="0EBB94D3">
            <w:pPr>
              <w:widowControl/>
              <w:snapToGrid w:val="0"/>
              <w:spacing w:before="0" w:after="160"/>
              <w:jc w:val="left"/>
              <w:rPr>
                <w:rFonts w:ascii="Arial" w:hAnsi="Arial" w:cs="Arial"/>
                <w:b/>
                <w:bCs/>
              </w:rPr>
            </w:pPr>
            <w:r>
              <w:rPr>
                <w:rFonts w:ascii="Arial" w:hAnsi="Arial" w:cs="Arial"/>
                <w:b/>
                <w:bCs/>
                <w:kern w:val="0"/>
              </w:rPr>
              <w:t>Reinaldo</w:t>
            </w:r>
          </w:p>
        </w:tc>
        <w:tc>
          <w:tcPr>
            <w:tcW w:w="1744" w:type="dxa"/>
            <w:tcBorders>
              <w:top w:val="single" w:color="000000" w:sz="4" w:space="0"/>
              <w:left w:val="single" w:color="000000" w:sz="4" w:space="0"/>
              <w:bottom w:val="single" w:color="000000" w:sz="4" w:space="0"/>
              <w:right w:val="single" w:color="000000" w:sz="4" w:space="0"/>
            </w:tcBorders>
          </w:tcPr>
          <w:p w14:paraId="0028DA08">
            <w:pPr>
              <w:widowControl/>
              <w:snapToGrid w:val="0"/>
              <w:spacing w:before="0" w:after="160"/>
              <w:jc w:val="left"/>
              <w:rPr>
                <w:rFonts w:ascii="Arial" w:hAnsi="Arial" w:cs="Arial"/>
                <w:b/>
                <w:bCs/>
              </w:rPr>
            </w:pPr>
          </w:p>
          <w:p w14:paraId="4EBBD62B">
            <w:pPr>
              <w:widowControl/>
              <w:snapToGrid w:val="0"/>
              <w:spacing w:before="0" w:after="160"/>
              <w:jc w:val="left"/>
              <w:rPr>
                <w:rFonts w:ascii="Arial" w:hAnsi="Arial" w:cs="Arial"/>
                <w:b/>
                <w:bCs/>
              </w:rPr>
            </w:pPr>
          </w:p>
          <w:p w14:paraId="26DDDF96">
            <w:pPr>
              <w:widowControl/>
              <w:snapToGrid w:val="0"/>
              <w:spacing w:before="0" w:after="160"/>
              <w:jc w:val="left"/>
              <w:rPr>
                <w:rFonts w:ascii="Arial" w:hAnsi="Arial" w:cs="Arial"/>
                <w:b/>
                <w:bCs/>
              </w:rPr>
            </w:pPr>
          </w:p>
          <w:p w14:paraId="6FDF0B25">
            <w:pPr>
              <w:widowControl/>
              <w:snapToGrid w:val="0"/>
              <w:spacing w:before="0" w:after="160"/>
              <w:jc w:val="left"/>
              <w:rPr>
                <w:rFonts w:ascii="Arial" w:hAnsi="Arial" w:cs="Arial"/>
                <w:b/>
                <w:bCs/>
              </w:rPr>
            </w:pPr>
          </w:p>
          <w:p w14:paraId="09E02C0F">
            <w:pPr>
              <w:widowControl/>
              <w:snapToGrid w:val="0"/>
              <w:spacing w:before="0" w:after="160"/>
              <w:jc w:val="left"/>
              <w:rPr>
                <w:rFonts w:ascii="Arial" w:hAnsi="Arial" w:cs="Arial"/>
                <w:b/>
                <w:bCs/>
              </w:rPr>
            </w:pPr>
          </w:p>
          <w:p w14:paraId="0F5AEAB5">
            <w:pPr>
              <w:widowControl/>
              <w:spacing w:before="0" w:after="160"/>
              <w:jc w:val="left"/>
              <w:rPr>
                <w:rFonts w:ascii="Arial" w:hAnsi="Arial" w:cs="Arial"/>
                <w:b/>
                <w:bCs/>
              </w:rPr>
            </w:pPr>
          </w:p>
        </w:tc>
      </w:tr>
    </w:tbl>
    <w:p w14:paraId="0F54C75E">
      <w:pPr>
        <w:spacing w:before="0" w:after="160"/>
        <w:rPr>
          <w:rFonts w:ascii="Arial" w:hAnsi="Arial" w:cs="Arial"/>
          <w:b/>
        </w:rPr>
      </w:pPr>
    </w:p>
    <w:sectPr>
      <w:headerReference r:id="rId5" w:type="default"/>
      <w:pgSz w:w="11906" w:h="16838"/>
      <w:pgMar w:top="1701" w:right="1134" w:bottom="1134" w:left="1701" w:header="708"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roman"/>
    <w:pitch w:val="default"/>
    <w:sig w:usb0="E1002EFF" w:usb1="C000605B" w:usb2="00000029" w:usb3="00000000" w:csb0="200101FF" w:csb1="20280000"/>
  </w:font>
  <w:font w:name="Wingdings">
    <w:panose1 w:val="05000000000000000000"/>
    <w:charset w:val="00"/>
    <w:family w:val="roman"/>
    <w:pitch w:val="default"/>
    <w:sig w:usb0="00000000" w:usb1="00000000" w:usb2="00000000" w:usb3="00000000" w:csb0="80000000" w:csb1="00000000"/>
  </w:font>
  <w:font w:name="OpenSymbol">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FreeSans">
    <w:altName w:val="Segoe Print"/>
    <w:panose1 w:val="00000000000000000000"/>
    <w:charset w:val="00"/>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90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8"/>
      <w:gridCol w:w="5041"/>
      <w:gridCol w:w="1587"/>
    </w:tblGrid>
    <w:tr w14:paraId="3F83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trPr>
      <w:tc>
        <w:tcPr>
          <w:tcW w:w="2438" w:type="dxa"/>
        </w:tcPr>
        <w:p w14:paraId="60DF9D65">
          <w:pPr>
            <w:pStyle w:val="9"/>
            <w:widowControl/>
            <w:tabs>
              <w:tab w:val="center" w:pos="4819"/>
              <w:tab w:val="right" w:pos="9639"/>
              <w:tab w:val="clear" w:pos="4252"/>
              <w:tab w:val="clear" w:pos="8504"/>
            </w:tabs>
            <w:spacing w:before="0" w:after="0" w:line="240" w:lineRule="auto"/>
            <w:jc w:val="left"/>
            <w:rPr>
              <w:kern w:val="0"/>
            </w:rPr>
          </w:pPr>
          <w:r>
            <w:drawing>
              <wp:inline distT="0" distB="0" distL="0" distR="0">
                <wp:extent cx="1482725" cy="590550"/>
                <wp:effectExtent l="0" t="0" r="0" b="0"/>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1"/>
                        <a:stretch>
                          <a:fillRect/>
                        </a:stretch>
                      </pic:blipFill>
                      <pic:spPr>
                        <a:xfrm>
                          <a:off x="0" y="0"/>
                          <a:ext cx="1482725" cy="590550"/>
                        </a:xfrm>
                        <a:prstGeom prst="rect">
                          <a:avLst/>
                        </a:prstGeom>
                      </pic:spPr>
                    </pic:pic>
                  </a:graphicData>
                </a:graphic>
              </wp:inline>
            </w:drawing>
          </w:r>
        </w:p>
      </w:tc>
      <w:tc>
        <w:tcPr>
          <w:tcW w:w="5041" w:type="dxa"/>
        </w:tcPr>
        <w:p w14:paraId="213343D2">
          <w:pPr>
            <w:pStyle w:val="9"/>
            <w:widowControl/>
            <w:spacing w:before="0" w:after="0" w:line="240" w:lineRule="auto"/>
            <w:jc w:val="center"/>
            <w:rPr>
              <w:rFonts w:cs="Arial"/>
              <w:b/>
              <w:color w:val="000000"/>
              <w:sz w:val="24"/>
              <w:szCs w:val="24"/>
            </w:rPr>
          </w:pPr>
          <w:r>
            <w:rPr>
              <w:b/>
              <w:color w:val="000000"/>
              <w:kern w:val="0"/>
              <w:sz w:val="24"/>
              <w:szCs w:val="24"/>
            </w:rPr>
            <w:t>Escola Humberto AC Branco, CE CM Mal-Ef MP</w:t>
          </w:r>
        </w:p>
        <w:p w14:paraId="1BF33227">
          <w:pPr>
            <w:pStyle w:val="9"/>
            <w:widowControl/>
            <w:pBdr>
              <w:bottom w:val="single" w:color="000000" w:sz="12" w:space="1"/>
            </w:pBdr>
            <w:spacing w:before="0" w:after="0" w:line="240" w:lineRule="auto"/>
            <w:jc w:val="center"/>
            <w:rPr>
              <w:sz w:val="18"/>
              <w:szCs w:val="18"/>
            </w:rPr>
          </w:pPr>
          <w:r>
            <w:rPr>
              <w:kern w:val="0"/>
              <w:sz w:val="18"/>
              <w:szCs w:val="18"/>
            </w:rPr>
            <w:t>Rua Euclides da Cunha, 405 Pq Sao Paulo 85.803-590 - Cascavel.</w:t>
          </w:r>
        </w:p>
        <w:p w14:paraId="1D78E85C">
          <w:pPr>
            <w:pStyle w:val="9"/>
            <w:widowControl/>
            <w:pBdr>
              <w:bottom w:val="single" w:color="000000" w:sz="12" w:space="1"/>
            </w:pBdr>
            <w:spacing w:before="0" w:after="0" w:line="240" w:lineRule="auto"/>
            <w:jc w:val="center"/>
            <w:rPr>
              <w:sz w:val="20"/>
              <w:szCs w:val="20"/>
            </w:rPr>
          </w:pPr>
          <w:r>
            <w:rPr>
              <w:kern w:val="0"/>
              <w:sz w:val="20"/>
              <w:szCs w:val="20"/>
            </w:rPr>
            <w:t>Telefone: (45) 3222-0410</w:t>
          </w:r>
        </w:p>
        <w:p w14:paraId="1D8F8AFF">
          <w:pPr>
            <w:pStyle w:val="9"/>
            <w:widowControl/>
            <w:pBdr>
              <w:bottom w:val="single" w:color="000000" w:sz="12" w:space="1"/>
            </w:pBdr>
            <w:spacing w:before="0" w:after="0" w:line="240" w:lineRule="auto"/>
            <w:jc w:val="center"/>
            <w:rPr>
              <w:sz w:val="20"/>
              <w:szCs w:val="20"/>
            </w:rPr>
          </w:pPr>
          <w:r>
            <w:rPr>
              <w:kern w:val="0"/>
              <w:sz w:val="20"/>
              <w:szCs w:val="20"/>
            </w:rPr>
            <w:t>Email: cschumbertobranco@seed.pr.gov.br</w:t>
          </w:r>
        </w:p>
        <w:p w14:paraId="4D0954B8">
          <w:pPr>
            <w:pStyle w:val="9"/>
            <w:widowControl/>
            <w:pBdr>
              <w:bottom w:val="single" w:color="000000" w:sz="12" w:space="1"/>
            </w:pBdr>
            <w:spacing w:before="0" w:after="0" w:line="240" w:lineRule="auto"/>
            <w:jc w:val="center"/>
            <w:rPr>
              <w:kern w:val="0"/>
            </w:rPr>
          </w:pPr>
        </w:p>
      </w:tc>
      <w:tc>
        <w:tcPr>
          <w:tcW w:w="1587" w:type="dxa"/>
        </w:tcPr>
        <w:p w14:paraId="12A65BE3">
          <w:pPr>
            <w:pStyle w:val="9"/>
            <w:widowControl/>
            <w:tabs>
              <w:tab w:val="center" w:pos="4819"/>
              <w:tab w:val="right" w:pos="9639"/>
              <w:tab w:val="clear" w:pos="4252"/>
              <w:tab w:val="clear" w:pos="8504"/>
            </w:tabs>
            <w:spacing w:before="0" w:after="0" w:line="240" w:lineRule="auto"/>
            <w:jc w:val="left"/>
            <w:rPr>
              <w:kern w:val="0"/>
            </w:rPr>
          </w:pPr>
          <w:r>
            <w:drawing>
              <wp:inline distT="0" distB="0" distL="0" distR="0">
                <wp:extent cx="887730" cy="912495"/>
                <wp:effectExtent l="0" t="0" r="0"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pic:cNvPicPr>
                          <a:picLocks noChangeAspect="1" noChangeArrowheads="1"/>
                        </pic:cNvPicPr>
                      </pic:nvPicPr>
                      <pic:blipFill>
                        <a:blip r:embed="rId2"/>
                        <a:stretch>
                          <a:fillRect/>
                        </a:stretch>
                      </pic:blipFill>
                      <pic:spPr>
                        <a:xfrm>
                          <a:off x="0" y="0"/>
                          <a:ext cx="887730" cy="912495"/>
                        </a:xfrm>
                        <a:prstGeom prst="rect">
                          <a:avLst/>
                        </a:prstGeom>
                      </pic:spPr>
                    </pic:pic>
                  </a:graphicData>
                </a:graphic>
              </wp:inline>
            </w:drawing>
          </w:r>
        </w:p>
      </w:tc>
    </w:tr>
  </w:tbl>
  <w:p w14:paraId="108572C6">
    <w:pPr>
      <w:pStyle w:val="9"/>
      <w:tabs>
        <w:tab w:val="center" w:pos="4819"/>
        <w:tab w:val="right" w:pos="9639"/>
        <w:tab w:val="clear" w:pos="4252"/>
        <w:tab w:val="clear" w:pos="8504"/>
      </w:tabs>
      <w:spacing w:before="0" w:after="160"/>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o"/>
      <w:lvlJc w:val="left"/>
      <w:pPr>
        <w:tabs>
          <w:tab w:val="left" w:pos="0"/>
        </w:tabs>
        <w:ind w:left="720" w:hanging="360"/>
      </w:pPr>
      <w:rPr>
        <w:rFonts w:hint="default" w:ascii="Courier New" w:hAnsi="Courier New" w:cs="Courier New"/>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pare">
    <w15:presenceInfo w15:providerId="None" w15:userId="apa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trackRevisions w:val="1"/>
  <w:documentProtection w:enforcement="0"/>
  <w:defaultTabStop w:val="708"/>
  <w:autoHyphenation/>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771376F"/>
    <w:rsid w:val="395F6C2C"/>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7"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7"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7"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6"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atentStyles>
  <w:style w:type="paragraph" w:default="1" w:styleId="1">
    <w:name w:val="Normal"/>
    <w:qFormat/>
    <w:uiPriority w:val="7"/>
    <w:pPr>
      <w:widowControl/>
      <w:suppressAutoHyphens/>
      <w:bidi w:val="0"/>
      <w:spacing w:before="0" w:after="160" w:line="259" w:lineRule="auto"/>
      <w:jc w:val="left"/>
    </w:pPr>
    <w:rPr>
      <w:rFonts w:ascii="Calibri" w:hAnsi="Calibri" w:eastAsia="Times New Roman" w:cs="Calibri"/>
      <w:color w:val="auto"/>
      <w:kern w:val="0"/>
      <w:sz w:val="22"/>
      <w:szCs w:val="22"/>
      <w:lang w:val="pt-BR"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qFormat/>
    <w:uiPriority w:val="0"/>
    <w:rPr>
      <w:b/>
      <w:bCs/>
    </w:rPr>
  </w:style>
  <w:style w:type="character" w:styleId="5">
    <w:name w:val="Hyperlink"/>
    <w:qFormat/>
    <w:uiPriority w:val="6"/>
    <w:rPr>
      <w:color w:val="0000FF"/>
      <w:u w:val="single"/>
    </w:rPr>
  </w:style>
  <w:style w:type="paragraph" w:styleId="6">
    <w:name w:val="List"/>
    <w:basedOn w:val="7"/>
    <w:qFormat/>
    <w:uiPriority w:val="7"/>
    <w:rPr>
      <w:rFonts w:cs="FreeSans"/>
    </w:rPr>
  </w:style>
  <w:style w:type="paragraph" w:styleId="7">
    <w:name w:val="Body Text"/>
    <w:basedOn w:val="1"/>
    <w:qFormat/>
    <w:uiPriority w:val="7"/>
    <w:pPr>
      <w:spacing w:before="0" w:after="140" w:line="288" w:lineRule="auto"/>
    </w:pPr>
  </w:style>
  <w:style w:type="paragraph" w:styleId="8">
    <w:name w:val="annotation text"/>
    <w:basedOn w:val="1"/>
    <w:uiPriority w:val="0"/>
    <w:pPr>
      <w:jc w:val="left"/>
    </w:pPr>
  </w:style>
  <w:style w:type="paragraph" w:styleId="9">
    <w:name w:val="header"/>
    <w:basedOn w:val="1"/>
    <w:qFormat/>
    <w:uiPriority w:val="6"/>
    <w:pPr>
      <w:tabs>
        <w:tab w:val="center" w:pos="4252"/>
        <w:tab w:val="right" w:pos="8504"/>
      </w:tabs>
    </w:pPr>
    <w:rPr>
      <w:rFonts w:cs="Times New Roman"/>
    </w:rPr>
  </w:style>
  <w:style w:type="paragraph" w:styleId="10">
    <w:name w:val="footer"/>
    <w:basedOn w:val="1"/>
    <w:qFormat/>
    <w:uiPriority w:val="6"/>
    <w:pPr>
      <w:tabs>
        <w:tab w:val="center" w:pos="4252"/>
        <w:tab w:val="right" w:pos="8504"/>
      </w:tabs>
    </w:pPr>
    <w:rPr>
      <w:rFonts w:cs="Times New Roman"/>
    </w:rPr>
  </w:style>
  <w:style w:type="paragraph" w:styleId="11">
    <w:name w:val="caption"/>
    <w:basedOn w:val="1"/>
    <w:qFormat/>
    <w:uiPriority w:val="0"/>
    <w:pPr>
      <w:suppressLineNumbers/>
      <w:spacing w:before="120" w:after="120"/>
    </w:pPr>
    <w:rPr>
      <w:rFonts w:cs="Lucida Sans"/>
      <w:i/>
      <w:iCs/>
      <w:sz w:val="24"/>
      <w:szCs w:val="24"/>
    </w:rPr>
  </w:style>
  <w:style w:type="table" w:styleId="12">
    <w:name w:val="Table Grid"/>
    <w:basedOn w:val="3"/>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Recuo de corpo de texto 3 Char"/>
    <w:qFormat/>
    <w:uiPriority w:val="6"/>
    <w:rPr>
      <w:rFonts w:ascii="Arial" w:hAnsi="Arial" w:eastAsia="Times New Roman" w:cs="Arial"/>
      <w:sz w:val="24"/>
    </w:rPr>
  </w:style>
  <w:style w:type="character" w:customStyle="1" w:styleId="14">
    <w:name w:val="Cabeçalho Char"/>
    <w:qFormat/>
    <w:uiPriority w:val="6"/>
    <w:rPr>
      <w:rFonts w:eastAsia="Times New Roman" w:cs="Calibri"/>
      <w:sz w:val="22"/>
      <w:szCs w:val="22"/>
    </w:rPr>
  </w:style>
  <w:style w:type="character" w:customStyle="1" w:styleId="15">
    <w:name w:val="Texto de balão Char"/>
    <w:qFormat/>
    <w:uiPriority w:val="7"/>
    <w:rPr>
      <w:rFonts w:ascii="Tahoma" w:hAnsi="Tahoma" w:eastAsia="Times New Roman" w:cs="Tahoma"/>
      <w:sz w:val="16"/>
      <w:szCs w:val="16"/>
    </w:rPr>
  </w:style>
  <w:style w:type="character" w:customStyle="1" w:styleId="16">
    <w:name w:val="WW8Num1z2"/>
    <w:qFormat/>
    <w:uiPriority w:val="3"/>
    <w:rPr>
      <w:rFonts w:ascii="Wingdings" w:hAnsi="Wingdings" w:cs="Wingdings"/>
    </w:rPr>
  </w:style>
  <w:style w:type="character" w:customStyle="1" w:styleId="17">
    <w:name w:val="Rodapé Char"/>
    <w:qFormat/>
    <w:uiPriority w:val="6"/>
    <w:rPr>
      <w:rFonts w:eastAsia="Times New Roman" w:cs="Calibri"/>
      <w:sz w:val="22"/>
      <w:szCs w:val="22"/>
    </w:rPr>
  </w:style>
  <w:style w:type="character" w:customStyle="1" w:styleId="18">
    <w:name w:val="WW8Num1z0"/>
    <w:qFormat/>
    <w:uiPriority w:val="3"/>
    <w:rPr>
      <w:rFonts w:ascii="Courier New" w:hAnsi="Courier New" w:cs="Courier New"/>
    </w:rPr>
  </w:style>
  <w:style w:type="character" w:customStyle="1" w:styleId="19">
    <w:name w:val="WW8Num1z3"/>
    <w:qFormat/>
    <w:uiPriority w:val="3"/>
    <w:rPr>
      <w:rFonts w:ascii="Symbol" w:hAnsi="Symbol" w:cs="Symbol"/>
    </w:rPr>
  </w:style>
  <w:style w:type="character" w:customStyle="1" w:styleId="20">
    <w:name w:val="WW8Num2z0"/>
    <w:qFormat/>
    <w:uiPriority w:val="3"/>
  </w:style>
  <w:style w:type="character" w:customStyle="1" w:styleId="21">
    <w:name w:val="Fonte parág. padrão1"/>
    <w:qFormat/>
    <w:uiPriority w:val="6"/>
  </w:style>
  <w:style w:type="character" w:customStyle="1" w:styleId="22">
    <w:name w:val="Marcadores"/>
    <w:qFormat/>
    <w:uiPriority w:val="0"/>
    <w:rPr>
      <w:rFonts w:ascii="OpenSymbol" w:hAnsi="OpenSymbol" w:eastAsia="OpenSymbol" w:cs="OpenSymbol"/>
    </w:rPr>
  </w:style>
  <w:style w:type="paragraph" w:customStyle="1" w:styleId="23">
    <w:name w:val="Título11"/>
    <w:basedOn w:val="1"/>
    <w:next w:val="7"/>
    <w:qFormat/>
    <w:uiPriority w:val="0"/>
    <w:pPr>
      <w:keepNext/>
      <w:spacing w:before="240" w:after="120"/>
    </w:pPr>
    <w:rPr>
      <w:rFonts w:ascii="Liberation Sans" w:hAnsi="Liberation Sans" w:eastAsia="Microsoft YaHei" w:cs="Lucida Sans"/>
      <w:sz w:val="28"/>
      <w:szCs w:val="28"/>
    </w:rPr>
  </w:style>
  <w:style w:type="paragraph" w:customStyle="1" w:styleId="24">
    <w:name w:val="Índice"/>
    <w:basedOn w:val="1"/>
    <w:qFormat/>
    <w:uiPriority w:val="6"/>
    <w:pPr>
      <w:suppressLineNumbers/>
    </w:pPr>
    <w:rPr>
      <w:rFonts w:cs="FreeSans"/>
    </w:rPr>
  </w:style>
  <w:style w:type="paragraph" w:customStyle="1" w:styleId="25">
    <w:name w:val="Cabeçalho e Rodapé"/>
    <w:basedOn w:val="1"/>
    <w:qFormat/>
    <w:uiPriority w:val="0"/>
  </w:style>
  <w:style w:type="paragraph" w:customStyle="1" w:styleId="26">
    <w:name w:val="caption1"/>
    <w:basedOn w:val="1"/>
    <w:next w:val="1"/>
    <w:qFormat/>
    <w:uiPriority w:val="6"/>
    <w:pPr>
      <w:suppressLineNumbers/>
      <w:spacing w:before="120" w:after="120"/>
    </w:pPr>
    <w:rPr>
      <w:rFonts w:cs="FreeSans"/>
      <w:i/>
      <w:iCs/>
      <w:sz w:val="24"/>
      <w:szCs w:val="24"/>
    </w:rPr>
  </w:style>
  <w:style w:type="paragraph" w:customStyle="1" w:styleId="27">
    <w:name w:val="Título1"/>
    <w:basedOn w:val="1"/>
    <w:next w:val="7"/>
    <w:qFormat/>
    <w:uiPriority w:val="7"/>
    <w:pPr>
      <w:keepNext/>
      <w:spacing w:before="240" w:after="120"/>
    </w:pPr>
    <w:rPr>
      <w:rFonts w:ascii="Liberation Sans" w:hAnsi="Liberation Sans" w:eastAsia="Noto Sans CJK SC" w:cs="FreeSans"/>
      <w:sz w:val="28"/>
      <w:szCs w:val="28"/>
    </w:rPr>
  </w:style>
  <w:style w:type="paragraph" w:customStyle="1" w:styleId="28">
    <w:name w:val="Conteúdo da tabela"/>
    <w:basedOn w:val="1"/>
    <w:qFormat/>
    <w:uiPriority w:val="6"/>
    <w:pPr>
      <w:suppressLineNumbers/>
    </w:pPr>
  </w:style>
  <w:style w:type="paragraph" w:customStyle="1" w:styleId="29">
    <w:name w:val="Título de tabela"/>
    <w:basedOn w:val="28"/>
    <w:qFormat/>
    <w:uiPriority w:val="7"/>
    <w:pPr>
      <w:jc w:val="center"/>
    </w:pPr>
    <w:rPr>
      <w:b/>
      <w:bCs/>
    </w:rPr>
  </w:style>
  <w:style w:type="paragraph" w:customStyle="1" w:styleId="30">
    <w:name w:val="Recuo de corpo de texto 31"/>
    <w:basedOn w:val="1"/>
    <w:qFormat/>
    <w:uiPriority w:val="6"/>
    <w:pPr>
      <w:widowControl w:val="0"/>
      <w:spacing w:line="360" w:lineRule="auto"/>
      <w:ind w:left="1701"/>
      <w:jc w:val="both"/>
      <w:textAlignment w:val="baseline"/>
    </w:pPr>
    <w:rPr>
      <w:rFonts w:ascii="Arial" w:hAnsi="Arial" w:cs="Times New Roman"/>
      <w:sz w:val="24"/>
      <w:szCs w:val="20"/>
    </w:rPr>
  </w:style>
  <w:style w:type="paragraph" w:customStyle="1" w:styleId="31">
    <w:name w:val="Texto de balão1"/>
    <w:basedOn w:val="1"/>
    <w:qFormat/>
    <w:uiPriority w:val="7"/>
    <w:rPr>
      <w:rFonts w:ascii="Tahoma" w:hAnsi="Tahoma" w:cs="Times New Roman"/>
      <w:sz w:val="16"/>
      <w:szCs w:val="16"/>
    </w:rPr>
  </w:style>
  <w:style w:type="table" w:customStyle="1" w:styleId="32">
    <w:name w:val="_Style 15"/>
    <w:basedOn w:val="33"/>
    <w:qFormat/>
    <w:uiPriority w:val="0"/>
    <w:tblPr>
      <w:tblCellMar>
        <w:top w:w="0" w:type="dxa"/>
        <w:left w:w="108" w:type="dxa"/>
        <w:bottom w:w="0" w:type="dxa"/>
        <w:right w:w="108" w:type="dxa"/>
      </w:tblCellMar>
    </w:tblPr>
  </w:style>
  <w:style w:type="table" w:customStyle="1" w:styleId="3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F83A0-92D0-4C3C-BB6F-8D9506F2EAEF}">
  <ds:schemaRefs/>
</ds:datastoreItem>
</file>

<file path=docProps/app.xml><?xml version="1.0" encoding="utf-8"?>
<Properties xmlns="http://schemas.openxmlformats.org/officeDocument/2006/extended-properties" xmlns:vt="http://schemas.openxmlformats.org/officeDocument/2006/docPropsVTypes">
  <Template>Normal.dotm</Template>
  <Pages>6</Pages>
  <Words>816</Words>
  <Characters>4921</Characters>
  <Paragraphs>52</Paragraphs>
  <TotalTime>1</TotalTime>
  <ScaleCrop>false</ScaleCrop>
  <LinksUpToDate>false</LinksUpToDate>
  <CharactersWithSpaces>5841</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2023-02-12T12:59:00Z</dcterms:created>
  <dc:creator>740.ch sg2</dc:creator>
  <cp:lastModifiedBy>apare</cp:lastModifiedBy>
  <cp:lastPrinted>2013-03-13T16:42:00Z</cp:lastPrinted>
  <dcterms:modified xsi:type="dcterms:W3CDTF">2026-03-06T10:32:54Z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6A02F242F6244893B0292AD9FBC480CB_13</vt:lpwstr>
  </property>
  <property fmtid="{D5CDD505-2E9C-101B-9397-08002B2CF9AE}" pid="3" name="KSOProductBuildVer">
    <vt:lpwstr>1046-12.2.0.23196</vt:lpwstr>
  </property>
</Properties>
</file>