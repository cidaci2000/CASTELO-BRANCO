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9072" w:type="dxa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34DA44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3B5415">
            <w:pPr>
              <w:widowControl/>
              <w:snapToGrid w:val="0"/>
              <w:spacing w:before="0" w:after="160"/>
              <w:jc w:val="left"/>
              <w:rPr>
                <w:rFonts w:ascii="Arial" w:hAnsi="Arial" w:cs="Arial"/>
              </w:rPr>
            </w:pPr>
          </w:p>
          <w:p w14:paraId="6B0BCE75">
            <w:pPr>
              <w:widowControl/>
              <w:spacing w:before="0" w:after="160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kern w:val="0"/>
              </w:rPr>
              <w:t>PRÉ-PROJETO 202</w:t>
            </w:r>
            <w:r>
              <w:rPr>
                <w:rFonts w:ascii="Arial" w:hAnsi="Arial" w:cs="Arial"/>
                <w:b/>
                <w:bCs/>
                <w:kern w:val="0"/>
                <w:lang w:val="pt-BR"/>
              </w:rPr>
              <w:t>6</w:t>
            </w:r>
            <w:r>
              <w:rPr>
                <w:rFonts w:ascii="Arial" w:hAnsi="Arial" w:eastAsia="Arial" w:cs="Arial"/>
                <w:kern w:val="0"/>
              </w:rPr>
              <w:t xml:space="preserve"> </w:t>
            </w:r>
          </w:p>
        </w:tc>
      </w:tr>
    </w:tbl>
    <w:p w14:paraId="383A365D">
      <w:pPr>
        <w:ind w:firstLine="426"/>
        <w:rPr>
          <w:rFonts w:ascii="Arial" w:hAnsi="Arial" w:cs="Arial"/>
        </w:rPr>
      </w:pPr>
    </w:p>
    <w:tbl>
      <w:tblPr>
        <w:tblStyle w:val="3"/>
        <w:tblW w:w="9072" w:type="dxa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297D5D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0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E1714D">
            <w:pPr>
              <w:widowControl/>
              <w:spacing w:before="120" w:after="120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  <w:kern w:val="0"/>
              </w:rPr>
              <w:t>NOME:Julia Effko, Nicoli Müller, Ayara Oliviera.                                                                                        Nº</w:t>
            </w:r>
          </w:p>
        </w:tc>
      </w:tr>
      <w:tr w14:paraId="4E93BA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0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87F02A">
            <w:pPr>
              <w:widowControl/>
              <w:spacing w:before="120" w:after="120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  <w:kern w:val="0"/>
              </w:rPr>
              <w:t>NOME : Nº:8,      Nº:13      Nº:2                                                                                      Nº</w:t>
            </w:r>
          </w:p>
        </w:tc>
      </w:tr>
      <w:tr w14:paraId="79AAA5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0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DC8D59">
            <w:pPr>
              <w:widowControl/>
              <w:spacing w:before="120" w:after="120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  <w:kern w:val="0"/>
              </w:rPr>
              <w:t>TELEFONE (S): (45) 99968-6454,  (45)  99854-3158,  (71) 98261-2691.</w:t>
            </w:r>
          </w:p>
        </w:tc>
      </w:tr>
      <w:tr w14:paraId="3A9A6C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0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E562224">
            <w:pPr>
              <w:widowControl/>
              <w:spacing w:before="120" w:after="120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  <w:kern w:val="0"/>
              </w:rPr>
              <w:t xml:space="preserve">E-MAIL: </w:t>
            </w:r>
            <w:r>
              <w:fldChar w:fldCharType="begin"/>
            </w:r>
            <w:r>
              <w:instrText xml:space="preserve"> HYPERLINK "mailto:julia.vendruscolo@escola.pr.gov.br" \h </w:instrText>
            </w:r>
            <w:r>
              <w:fldChar w:fldCharType="separate"/>
            </w:r>
            <w:r>
              <w:rPr>
                <w:rStyle w:val="5"/>
                <w:rFonts w:ascii="Arial" w:hAnsi="Arial" w:cs="Arial"/>
                <w:kern w:val="0"/>
              </w:rPr>
              <w:t>julia.vendruscolo@escola.pr.gov.br</w:t>
            </w:r>
            <w:r>
              <w:rPr>
                <w:rStyle w:val="5"/>
                <w:rFonts w:ascii="Arial" w:hAnsi="Arial" w:cs="Arial"/>
                <w:kern w:val="0"/>
              </w:rPr>
              <w:fldChar w:fldCharType="end"/>
            </w:r>
            <w:r>
              <w:rPr>
                <w:rFonts w:ascii="Arial" w:hAnsi="Arial" w:cs="Arial"/>
                <w:kern w:val="0"/>
              </w:rPr>
              <w:t xml:space="preserve">, </w:t>
            </w:r>
            <w:r>
              <w:fldChar w:fldCharType="begin"/>
            </w:r>
            <w:r>
              <w:instrText xml:space="preserve"> HYPERLINK "mailto:nicoli.muller.assis@escola.pr.gov.br" \h </w:instrText>
            </w:r>
            <w:r>
              <w:fldChar w:fldCharType="separate"/>
            </w:r>
            <w:r>
              <w:rPr>
                <w:rStyle w:val="5"/>
                <w:rFonts w:ascii="Arial" w:hAnsi="Arial" w:cs="Arial"/>
                <w:kern w:val="0"/>
              </w:rPr>
              <w:t>nicoli.muller.assis@escola.pr.gov.br</w:t>
            </w:r>
            <w:r>
              <w:rPr>
                <w:rStyle w:val="5"/>
                <w:rFonts w:ascii="Arial" w:hAnsi="Arial" w:cs="Arial"/>
                <w:kern w:val="0"/>
              </w:rPr>
              <w:fldChar w:fldCharType="end"/>
            </w:r>
            <w:r>
              <w:rPr>
                <w:rFonts w:ascii="Arial" w:hAnsi="Arial" w:cs="Arial"/>
                <w:kern w:val="0"/>
              </w:rPr>
              <w:t>, ayara.jesus@escola.pr.gov.br.</w:t>
            </w:r>
          </w:p>
        </w:tc>
      </w:tr>
      <w:tr w14:paraId="1115FF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0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94529B3">
            <w:pPr>
              <w:widowControl/>
              <w:spacing w:before="120" w:after="120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  <w:kern w:val="0"/>
              </w:rPr>
              <w:t>CURSO : Técnico</w:t>
            </w:r>
          </w:p>
        </w:tc>
      </w:tr>
      <w:tr w14:paraId="2BB984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0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75A8A9">
            <w:pPr>
              <w:widowControl/>
              <w:spacing w:before="120" w:after="120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  <w:kern w:val="0"/>
              </w:rPr>
              <w:t>TURMA: 3A Téc</w:t>
            </w:r>
          </w:p>
        </w:tc>
      </w:tr>
    </w:tbl>
    <w:p w14:paraId="4D87D502">
      <w:pPr>
        <w:rPr>
          <w:rFonts w:ascii="Arial" w:hAnsi="Arial" w:cs="Arial"/>
          <w:b/>
        </w:rPr>
      </w:pPr>
    </w:p>
    <w:p w14:paraId="3589A3D0">
      <w:pPr>
        <w:rPr>
          <w:rFonts w:ascii="Arial" w:hAnsi="Arial" w:cs="Arial"/>
        </w:rPr>
      </w:pPr>
      <w:r>
        <w:rPr>
          <w:rFonts w:ascii="Arial" w:hAnsi="Arial" w:cs="Arial"/>
          <w:b/>
        </w:rPr>
        <w:t>ALUNO(s) É OBRIGATÓRIO EM ANEXO AO PRÉ-PROJETO, NO MÍNIMO UMA TELA DE INTERFACE (TELA PRINCIPAL) JUNTO AO PROJETO.</w:t>
      </w:r>
    </w:p>
    <w:p w14:paraId="128BE8FB">
      <w:pPr>
        <w:rPr>
          <w:rFonts w:hint="default" w:ascii="Arial" w:hAnsi="Arial" w:cs="Arial"/>
          <w:b/>
          <w:lang w:val="pt-BR"/>
        </w:rPr>
      </w:pPr>
      <w:ins w:id="0" w:author="apare" w:date="2026-03-03T07:42:12Z">
        <w:r>
          <w:rPr>
            <w:rFonts w:hint="default" w:ascii="Arial" w:hAnsi="Arial" w:cs="Arial"/>
            <w:b/>
            <w:lang w:val="pt-BR"/>
          </w:rPr>
          <w:t>Col</w:t>
        </w:r>
      </w:ins>
      <w:ins w:id="1" w:author="apare" w:date="2026-03-03T07:42:13Z">
        <w:r>
          <w:rPr>
            <w:rFonts w:hint="default" w:ascii="Arial" w:hAnsi="Arial" w:cs="Arial"/>
            <w:b/>
            <w:lang w:val="pt-BR"/>
          </w:rPr>
          <w:t xml:space="preserve">ocar </w:t>
        </w:r>
      </w:ins>
      <w:ins w:id="2" w:author="apare" w:date="2026-03-03T07:42:14Z">
        <w:r>
          <w:rPr>
            <w:rFonts w:hint="default" w:ascii="Arial" w:hAnsi="Arial" w:cs="Arial"/>
            <w:b/>
            <w:lang w:val="pt-BR"/>
          </w:rPr>
          <w:t>aqu</w:t>
        </w:r>
      </w:ins>
      <w:ins w:id="3" w:author="apare" w:date="2026-03-03T07:42:15Z">
        <w:r>
          <w:rPr>
            <w:rFonts w:hint="default" w:ascii="Arial" w:hAnsi="Arial" w:cs="Arial"/>
            <w:b/>
            <w:lang w:val="pt-BR"/>
          </w:rPr>
          <w:t xml:space="preserve">i </w:t>
        </w:r>
      </w:ins>
      <w:ins w:id="4" w:author="apare" w:date="2026-03-03T07:42:19Z">
        <w:r>
          <w:rPr>
            <w:rFonts w:hint="default" w:ascii="Arial" w:hAnsi="Arial" w:cs="Arial"/>
            <w:b/>
            <w:lang w:val="pt-BR"/>
          </w:rPr>
          <w:t>a</w:t>
        </w:r>
      </w:ins>
      <w:ins w:id="5" w:author="apare" w:date="2026-03-03T07:42:20Z">
        <w:r>
          <w:rPr>
            <w:rFonts w:hint="default" w:ascii="Arial" w:hAnsi="Arial" w:cs="Arial"/>
            <w:b/>
            <w:lang w:val="pt-BR"/>
          </w:rPr>
          <w:t xml:space="preserve"> p</w:t>
        </w:r>
      </w:ins>
      <w:ins w:id="6" w:author="apare" w:date="2026-03-03T07:42:21Z">
        <w:r>
          <w:rPr>
            <w:rFonts w:hint="default" w:ascii="Arial" w:hAnsi="Arial" w:cs="Arial"/>
            <w:b/>
            <w:lang w:val="pt-BR"/>
          </w:rPr>
          <w:t>rimei</w:t>
        </w:r>
      </w:ins>
      <w:ins w:id="7" w:author="apare" w:date="2026-03-03T07:42:22Z">
        <w:r>
          <w:rPr>
            <w:rFonts w:hint="default" w:ascii="Arial" w:hAnsi="Arial" w:cs="Arial"/>
            <w:b/>
            <w:lang w:val="pt-BR"/>
          </w:rPr>
          <w:t>ra te</w:t>
        </w:r>
      </w:ins>
      <w:ins w:id="8" w:author="apare" w:date="2026-03-03T07:42:23Z">
        <w:r>
          <w:rPr>
            <w:rFonts w:hint="default" w:ascii="Arial" w:hAnsi="Arial" w:cs="Arial"/>
            <w:b/>
            <w:lang w:val="pt-BR"/>
          </w:rPr>
          <w:t xml:space="preserve">la </w:t>
        </w:r>
      </w:ins>
      <w:ins w:id="9" w:author="apare" w:date="2026-03-03T07:42:24Z">
        <w:r>
          <w:rPr>
            <w:rFonts w:hint="default" w:ascii="Arial" w:hAnsi="Arial" w:cs="Arial"/>
            <w:b/>
            <w:lang w:val="pt-BR"/>
          </w:rPr>
          <w:t>do se</w:t>
        </w:r>
      </w:ins>
      <w:ins w:id="10" w:author="apare" w:date="2026-03-03T07:42:25Z">
        <w:r>
          <w:rPr>
            <w:rFonts w:hint="default" w:ascii="Arial" w:hAnsi="Arial" w:cs="Arial"/>
            <w:b/>
            <w:lang w:val="pt-BR"/>
          </w:rPr>
          <w:t>u pr</w:t>
        </w:r>
      </w:ins>
      <w:ins w:id="11" w:author="apare" w:date="2026-03-03T07:42:26Z">
        <w:r>
          <w:rPr>
            <w:rFonts w:hint="default" w:ascii="Arial" w:hAnsi="Arial" w:cs="Arial"/>
            <w:b/>
            <w:lang w:val="pt-BR"/>
          </w:rPr>
          <w:t>ojeto</w:t>
        </w:r>
      </w:ins>
      <w:ins w:id="12" w:author="apare" w:date="2026-03-03T07:42:27Z">
        <w:r>
          <w:rPr>
            <w:rFonts w:hint="default" w:ascii="Arial" w:hAnsi="Arial" w:cs="Arial"/>
            <w:b/>
            <w:lang w:val="pt-BR"/>
          </w:rPr>
          <w:t>.</w:t>
        </w:r>
      </w:ins>
    </w:p>
    <w:p w14:paraId="2CE7B697">
      <w:pPr>
        <w:rPr>
          <w:rFonts w:ascii="Arial" w:hAnsi="Arial" w:cs="Arial"/>
          <w:b/>
        </w:rPr>
      </w:pPr>
      <w:r>
        <w:rPr>
          <w:rFonts w:ascii="Arial" w:hAnsi="Arial" w:cs="Arial"/>
        </w:rPr>
        <w:t>TITULO</w:t>
      </w:r>
    </w:p>
    <w:tbl>
      <w:tblPr>
        <w:tblStyle w:val="3"/>
        <w:tblW w:w="9072" w:type="dxa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1E2A2C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E4E4FA1">
            <w:pPr>
              <w:widowControl/>
              <w:spacing w:before="120" w:after="120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  <w:kern w:val="0"/>
              </w:rPr>
              <w:t>Título do projeto: SportLife</w:t>
            </w:r>
          </w:p>
        </w:tc>
      </w:tr>
    </w:tbl>
    <w:p w14:paraId="7FB638EE">
      <w:pPr>
        <w:rPr>
          <w:rFonts w:ascii="Arial" w:hAnsi="Arial" w:cs="Arial"/>
        </w:rPr>
      </w:pPr>
    </w:p>
    <w:p w14:paraId="64A5574A">
      <w:pPr>
        <w:rPr>
          <w:rFonts w:ascii="Arial" w:hAnsi="Arial" w:cs="Arial"/>
        </w:rPr>
      </w:pPr>
      <w:r>
        <w:rPr>
          <w:rFonts w:ascii="Arial" w:hAnsi="Arial" w:cs="Arial"/>
        </w:rPr>
        <w:t xml:space="preserve">INTRODUÇÃO                                                      </w:t>
      </w:r>
    </w:p>
    <w:tbl>
      <w:tblPr>
        <w:tblStyle w:val="3"/>
        <w:tblW w:w="9072" w:type="dxa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32FEB3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1" w:hRule="atLeast"/>
        </w:trPr>
        <w:tc>
          <w:tcPr>
            <w:tcW w:w="90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9EA298">
            <w:pPr>
              <w:widowControl/>
              <w:snapToGrid w:val="0"/>
              <w:spacing w:before="0" w:after="160"/>
              <w:jc w:val="left"/>
              <w:rPr>
                <w:del w:id="13" w:author="apare" w:date="2026-03-03T07:42:49Z"/>
                <w:rFonts w:ascii="Arial" w:hAnsi="Arial" w:cs="Arial"/>
              </w:rPr>
            </w:pPr>
          </w:p>
          <w:p w14:paraId="0A743C16">
            <w:pPr>
              <w:widowControl/>
              <w:spacing w:before="0" w:after="160" w:line="360" w:lineRule="auto"/>
              <w:jc w:val="both"/>
              <w:rPr>
                <w:rFonts w:ascii="Arial" w:hAnsi="Arial" w:cs="Arial"/>
              </w:rPr>
              <w:pPrChange w:id="14" w:author="apare" w:date="2026-03-03T07:42:43Z">
                <w:pPr>
                  <w:widowControl/>
                  <w:spacing w:before="0" w:after="160"/>
                  <w:jc w:val="left"/>
                </w:pPr>
              </w:pPrChange>
            </w:pPr>
            <w:r>
              <w:rPr>
                <w:rFonts w:ascii="Arial" w:hAnsi="Arial" w:cs="Arial"/>
                <w:kern w:val="0"/>
              </w:rPr>
              <w:t xml:space="preserve">Em um cenário onde a </w:t>
            </w:r>
            <w:commentRangeStart w:id="0"/>
            <w:r>
              <w:rPr>
                <w:rFonts w:ascii="Arial" w:hAnsi="Arial" w:cs="Arial"/>
                <w:kern w:val="0"/>
              </w:rPr>
              <w:t>gestão de academias</w:t>
            </w:r>
            <w:commentRangeEnd w:id="0"/>
            <w:r>
              <w:commentReference w:id="0"/>
            </w:r>
            <w:r>
              <w:rPr>
                <w:rFonts w:ascii="Arial" w:hAnsi="Arial" w:cs="Arial"/>
                <w:kern w:val="0"/>
              </w:rPr>
              <w:t>, clubes esportivos e estabelecimentos relacionados ao bem-estar exige cada vez mais organização e eficiência, o SporLife</w:t>
            </w:r>
            <w:r>
              <w:rPr>
                <w:rStyle w:val="4"/>
                <w:rFonts w:ascii="Arial" w:hAnsi="Arial" w:cs="Arial"/>
                <w:kern w:val="0"/>
              </w:rPr>
              <w:t xml:space="preserve"> </w:t>
            </w:r>
            <w:r>
              <w:rPr>
                <w:rFonts w:ascii="Arial" w:hAnsi="Arial" w:cs="Arial"/>
                <w:kern w:val="0"/>
              </w:rPr>
              <w:t xml:space="preserve">surge como uma </w:t>
            </w:r>
            <w:commentRangeStart w:id="1"/>
            <w:r>
              <w:rPr>
                <w:rFonts w:ascii="Arial" w:hAnsi="Arial" w:cs="Arial"/>
                <w:kern w:val="0"/>
              </w:rPr>
              <w:t>plataforma</w:t>
            </w:r>
            <w:commentRangeEnd w:id="1"/>
            <w:r>
              <w:commentReference w:id="1"/>
            </w:r>
            <w:r>
              <w:rPr>
                <w:rFonts w:ascii="Arial" w:hAnsi="Arial" w:cs="Arial"/>
                <w:kern w:val="0"/>
              </w:rPr>
              <w:t xml:space="preserve"> inovadora e integrada para otimizar a administração dessas instituições. Com o crescente número de praticantes de atividades físicas e o aumento da oferta de produtos e serviços no setor esportivo, tornou-se essencial contar com uma </w:t>
            </w:r>
            <w:commentRangeStart w:id="2"/>
            <w:r>
              <w:rPr>
                <w:rFonts w:ascii="Arial" w:hAnsi="Arial" w:cs="Arial"/>
                <w:kern w:val="0"/>
              </w:rPr>
              <w:t>solução digital</w:t>
            </w:r>
            <w:commentRangeEnd w:id="2"/>
            <w:r>
              <w:commentReference w:id="2"/>
            </w:r>
            <w:r>
              <w:rPr>
                <w:rFonts w:ascii="Arial" w:hAnsi="Arial" w:cs="Arial"/>
                <w:kern w:val="0"/>
              </w:rPr>
              <w:t xml:space="preserve"> que facilite a gestão de processos e melhore a experiência tanto de administradores quanto de usuários. </w:t>
            </w:r>
          </w:p>
        </w:tc>
      </w:tr>
    </w:tbl>
    <w:p w14:paraId="5A461E74">
      <w:pPr>
        <w:spacing w:line="360" w:lineRule="auto"/>
        <w:jc w:val="both"/>
        <w:rPr>
          <w:rFonts w:ascii="Arial" w:hAnsi="Arial" w:cs="Arial"/>
        </w:rPr>
        <w:pPrChange w:id="15" w:author="apare" w:date="2026-03-03T10:14:39Z">
          <w:pPr/>
        </w:pPrChange>
      </w:pPr>
      <w:r>
        <w:rPr>
          <w:rFonts w:ascii="Arial" w:hAnsi="Arial" w:cs="Arial"/>
        </w:rPr>
        <w:t>HIPÓTESE / SOLUÇÃO</w:t>
      </w:r>
    </w:p>
    <w:tbl>
      <w:tblPr>
        <w:tblStyle w:val="3"/>
        <w:tblW w:w="9075" w:type="dxa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5"/>
      </w:tblGrid>
      <w:tr w14:paraId="1993EE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9A4733C">
            <w:pPr>
              <w:widowControl/>
              <w:snapToGrid w:val="0"/>
              <w:spacing w:before="0" w:after="160" w:line="360" w:lineRule="auto"/>
              <w:jc w:val="both"/>
              <w:rPr>
                <w:del w:id="17" w:author="apare" w:date="2026-03-03T10:04:43Z"/>
                <w:rFonts w:ascii="Arial" w:hAnsi="Arial" w:cs="Arial"/>
              </w:rPr>
              <w:pPrChange w:id="16" w:author="apare" w:date="2026-03-03T10:14:39Z">
                <w:pPr>
                  <w:widowControl/>
                  <w:snapToGrid w:val="0"/>
                  <w:spacing w:before="0" w:after="160"/>
                  <w:jc w:val="left"/>
                </w:pPr>
              </w:pPrChange>
            </w:pPr>
          </w:p>
          <w:p w14:paraId="767C3674">
            <w:pPr>
              <w:widowControl/>
              <w:spacing w:before="0" w:after="160" w:line="360" w:lineRule="auto"/>
              <w:jc w:val="both"/>
              <w:rPr>
                <w:del w:id="19" w:author="apare" w:date="2026-03-03T10:14:22Z"/>
                <w:rFonts w:ascii="Arial" w:hAnsi="Arial" w:cs="Arial"/>
              </w:rPr>
              <w:pPrChange w:id="18" w:author="apare" w:date="2026-03-03T10:14:39Z">
                <w:pPr>
                  <w:widowControl/>
                  <w:spacing w:before="0" w:after="160"/>
                  <w:jc w:val="left"/>
                </w:pPr>
              </w:pPrChange>
            </w:pPr>
            <w:del w:id="20" w:author="apare" w:date="2026-03-03T10:14:22Z">
              <w:r>
                <w:rPr>
                  <w:rFonts w:ascii="Arial" w:hAnsi="Arial" w:cs="Arial"/>
                  <w:kern w:val="0"/>
                </w:rPr>
                <w:delText xml:space="preserve">O mercado fitness e esportivo tem mostrado uma expansão contínua, com o aumento do número de academias, clubes e praticantes de atividades físicas. Com isso, os gestores têm enfrentado desafios para acompanhar o </w:delText>
              </w:r>
            </w:del>
            <w:del w:id="21" w:author="apare" w:date="2026-03-03T10:14:22Z">
              <w:r>
                <w:rPr>
                  <w:rStyle w:val="4"/>
                  <w:rFonts w:ascii="Arial" w:hAnsi="Arial" w:cs="Arial"/>
                  <w:kern w:val="0"/>
                </w:rPr>
                <w:delText>crescimento exponencial</w:delText>
              </w:r>
            </w:del>
            <w:del w:id="22" w:author="apare" w:date="2026-03-03T10:14:22Z">
              <w:r>
                <w:rPr>
                  <w:rFonts w:ascii="Arial" w:hAnsi="Arial" w:cs="Arial"/>
                  <w:kern w:val="0"/>
                </w:rPr>
                <w:delText xml:space="preserve"> de alunos, produtos e serviços oferecidos, criando a necessidade de um sistema centralizado para controle e gestão. Muitos gestores lidam com sistemas diferentes para cada área de sua operação (ex.: um software para cadastro de usuários, outro para controle de produtos, outro para agendamento de serviços). Isso leva à </w:delText>
              </w:r>
            </w:del>
            <w:del w:id="23" w:author="apare" w:date="2026-03-03T10:14:22Z">
              <w:r>
                <w:rPr>
                  <w:rStyle w:val="4"/>
                  <w:rFonts w:ascii="Arial" w:hAnsi="Arial" w:cs="Arial"/>
                  <w:kern w:val="0"/>
                </w:rPr>
                <w:delText>fragmentação de informações</w:delText>
              </w:r>
            </w:del>
            <w:del w:id="24" w:author="apare" w:date="2026-03-03T10:14:22Z">
              <w:r>
                <w:rPr>
                  <w:rFonts w:ascii="Arial" w:hAnsi="Arial" w:cs="Arial"/>
                  <w:kern w:val="0"/>
                </w:rPr>
                <w:delText xml:space="preserve"> e dificulta o controle centralizado. O SportLife oferece uma </w:delText>
              </w:r>
            </w:del>
            <w:del w:id="25" w:author="apare" w:date="2026-03-03T10:14:22Z">
              <w:r>
                <w:rPr>
                  <w:rStyle w:val="4"/>
                  <w:rFonts w:ascii="Arial" w:hAnsi="Arial" w:cs="Arial"/>
                  <w:kern w:val="0"/>
                </w:rPr>
                <w:delText>plataforma única</w:delText>
              </w:r>
            </w:del>
            <w:del w:id="26" w:author="apare" w:date="2026-03-03T10:14:22Z">
              <w:r>
                <w:rPr>
                  <w:rFonts w:ascii="Arial" w:hAnsi="Arial" w:cs="Arial"/>
                  <w:kern w:val="0"/>
                </w:rPr>
                <w:delText>, onde todas as funcionalidades estão integradas, facilitando o acesso aos dados e evitando a duplicação de informações.</w:delText>
              </w:r>
            </w:del>
          </w:p>
          <w:p w14:paraId="767C3674">
            <w:pPr>
              <w:widowControl/>
              <w:spacing w:before="0" w:after="160" w:line="360" w:lineRule="auto"/>
              <w:jc w:val="both"/>
              <w:rPr>
                <w:del w:id="28" w:author="apare" w:date="2026-03-03T10:05:35Z"/>
                <w:rFonts w:ascii="Arial" w:hAnsi="Arial" w:cs="Arial"/>
              </w:rPr>
              <w:pPrChange w:id="27" w:author="apare" w:date="2026-03-03T10:14:39Z">
                <w:pPr>
                  <w:widowControl/>
                  <w:spacing w:before="0" w:after="160"/>
                  <w:jc w:val="left"/>
                </w:pPr>
              </w:pPrChange>
            </w:pPr>
          </w:p>
          <w:p w14:paraId="5C3C332E">
            <w:pPr>
              <w:widowControl/>
              <w:spacing w:before="0" w:after="160" w:line="360" w:lineRule="auto"/>
              <w:jc w:val="both"/>
              <w:rPr>
                <w:del w:id="30" w:author="apare" w:date="2026-03-03T10:05:35Z"/>
                <w:rFonts w:ascii="Arial" w:hAnsi="Arial" w:cs="Arial"/>
              </w:rPr>
              <w:pPrChange w:id="29" w:author="apare" w:date="2026-03-03T10:14:39Z">
                <w:pPr>
                  <w:widowControl/>
                  <w:spacing w:before="0" w:after="160"/>
                  <w:jc w:val="left"/>
                </w:pPr>
              </w:pPrChange>
            </w:pPr>
          </w:p>
          <w:p w14:paraId="1981F095">
            <w:pPr>
              <w:widowControl/>
              <w:spacing w:before="0" w:after="160" w:line="360" w:lineRule="auto"/>
              <w:jc w:val="both"/>
              <w:rPr>
                <w:del w:id="32" w:author="apare" w:date="2026-03-03T10:05:36Z"/>
                <w:rFonts w:ascii="Arial" w:hAnsi="Arial" w:cs="Arial"/>
              </w:rPr>
              <w:pPrChange w:id="31" w:author="apare" w:date="2026-03-03T10:14:39Z">
                <w:pPr>
                  <w:widowControl/>
                  <w:spacing w:before="0" w:after="160"/>
                  <w:jc w:val="left"/>
                </w:pPr>
              </w:pPrChange>
            </w:pPr>
          </w:p>
          <w:p w14:paraId="110621E8">
            <w:pPr>
              <w:widowControl/>
              <w:spacing w:before="0" w:after="160" w:line="360" w:lineRule="auto"/>
              <w:jc w:val="both"/>
              <w:rPr>
                <w:del w:id="34" w:author="apare" w:date="2026-03-03T10:05:36Z"/>
                <w:rFonts w:ascii="Arial" w:hAnsi="Arial" w:cs="Arial"/>
              </w:rPr>
              <w:pPrChange w:id="33" w:author="apare" w:date="2026-03-03T10:14:39Z">
                <w:pPr>
                  <w:widowControl/>
                  <w:spacing w:before="0" w:after="160"/>
                  <w:jc w:val="left"/>
                </w:pPr>
              </w:pPrChange>
            </w:pPr>
          </w:p>
          <w:p w14:paraId="64C46C7F">
            <w:pPr>
              <w:widowControl/>
              <w:spacing w:before="0" w:after="160" w:line="360" w:lineRule="auto"/>
              <w:jc w:val="both"/>
              <w:rPr>
                <w:del w:id="36" w:author="apare" w:date="2026-03-03T10:05:37Z"/>
                <w:rFonts w:ascii="Arial" w:hAnsi="Arial" w:cs="Arial"/>
              </w:rPr>
              <w:pPrChange w:id="35" w:author="apare" w:date="2026-03-03T10:14:39Z">
                <w:pPr>
                  <w:widowControl/>
                  <w:spacing w:before="0" w:after="160"/>
                  <w:jc w:val="left"/>
                </w:pPr>
              </w:pPrChange>
            </w:pPr>
          </w:p>
          <w:p w14:paraId="0809AA1C">
            <w:pPr>
              <w:spacing w:line="360" w:lineRule="auto"/>
              <w:jc w:val="both"/>
              <w:rPr>
                <w:ins w:id="38" w:author="apare" w:date="2026-03-03T10:14:27Z"/>
              </w:rPr>
              <w:pPrChange w:id="37" w:author="apare" w:date="2026-03-03T10:14:39Z">
                <w:pPr/>
              </w:pPrChange>
            </w:pPr>
            <w:ins w:id="39" w:author="apare" w:date="2026-03-03T10:14:27Z">
              <w:r>
                <w:rPr>
                  <w:rFonts w:ascii="Arial" w:hAnsi="Arial" w:cs="Arial"/>
                  <w:kern w:val="0"/>
                </w:rPr>
                <w:t xml:space="preserve">O mercado fitness e esportivo tem mostrado uma expansão contínua, com o aumento do número de academias, clubes e praticantes de atividades físicas. Com isso, os gestores têm enfrentado desafios para acompanhar o </w:t>
              </w:r>
            </w:ins>
            <w:ins w:id="40" w:author="apare" w:date="2026-03-03T10:14:27Z">
              <w:r>
                <w:rPr>
                  <w:rStyle w:val="4"/>
                  <w:rFonts w:ascii="Arial" w:hAnsi="Arial" w:cs="Arial"/>
                  <w:kern w:val="0"/>
                </w:rPr>
                <w:t>crescimento exponencial</w:t>
              </w:r>
            </w:ins>
            <w:ins w:id="41" w:author="apare" w:date="2026-03-03T10:14:27Z">
              <w:r>
                <w:rPr>
                  <w:rFonts w:ascii="Arial" w:hAnsi="Arial" w:cs="Arial"/>
                  <w:kern w:val="0"/>
                </w:rPr>
                <w:t xml:space="preserve"> de alunos, produtos e serviços oferecidos, criando a necessidade de um sistema centralizado para controle e gestão. Muitos gestores lidam com sistemas diferentes para cada área de sua operação (ex.: um software para cadastro de usuários, outro para controle de produtos, outro para agendamento de serviços). Isso leva à </w:t>
              </w:r>
            </w:ins>
            <w:ins w:id="42" w:author="apare" w:date="2026-03-03T10:14:27Z">
              <w:r>
                <w:rPr>
                  <w:rStyle w:val="4"/>
                  <w:rFonts w:ascii="Arial" w:hAnsi="Arial" w:cs="Arial"/>
                  <w:kern w:val="0"/>
                </w:rPr>
                <w:t>fragmentação de informações</w:t>
              </w:r>
            </w:ins>
            <w:ins w:id="43" w:author="apare" w:date="2026-03-03T10:14:27Z">
              <w:r>
                <w:rPr>
                  <w:rFonts w:ascii="Arial" w:hAnsi="Arial" w:cs="Arial"/>
                  <w:kern w:val="0"/>
                </w:rPr>
                <w:t xml:space="preserve"> e dificulta o controle centralizado. O SportLife oferece uma </w:t>
              </w:r>
            </w:ins>
            <w:ins w:id="44" w:author="apare" w:date="2026-03-03T10:14:27Z">
              <w:r>
                <w:rPr>
                  <w:rStyle w:val="4"/>
                  <w:rFonts w:ascii="Arial" w:hAnsi="Arial" w:cs="Arial"/>
                  <w:kern w:val="0"/>
                </w:rPr>
                <w:t>plataforma única</w:t>
              </w:r>
            </w:ins>
            <w:ins w:id="45" w:author="apare" w:date="2026-03-03T10:14:27Z">
              <w:r>
                <w:rPr>
                  <w:rFonts w:ascii="Arial" w:hAnsi="Arial" w:cs="Arial"/>
                  <w:kern w:val="0"/>
                </w:rPr>
                <w:t>, onde todas as funcionalidades estão integradas, facilitando o acesso aos dados e evitando a duplicação de informações.</w:t>
              </w:r>
            </w:ins>
          </w:p>
          <w:p w14:paraId="211D5A2F">
            <w:pPr>
              <w:widowControl/>
              <w:spacing w:before="0" w:after="160" w:line="360" w:lineRule="auto"/>
              <w:jc w:val="both"/>
              <w:rPr>
                <w:rFonts w:ascii="Arial" w:hAnsi="Arial" w:cs="Arial"/>
              </w:rPr>
              <w:pPrChange w:id="46" w:author="apare" w:date="2026-03-03T10:14:39Z">
                <w:pPr>
                  <w:widowControl/>
                  <w:spacing w:before="0" w:after="160"/>
                  <w:jc w:val="left"/>
                </w:pPr>
              </w:pPrChange>
            </w:pPr>
          </w:p>
        </w:tc>
      </w:tr>
    </w:tbl>
    <w:p w14:paraId="50522894">
      <w:pPr>
        <w:rPr>
          <w:rFonts w:ascii="Arial" w:hAnsi="Arial" w:cs="Arial"/>
        </w:rPr>
      </w:pPr>
    </w:p>
    <w:p w14:paraId="217BDC4B">
      <w:pPr>
        <w:rPr>
          <w:rFonts w:ascii="Arial" w:hAnsi="Arial" w:cs="Arial"/>
        </w:rPr>
      </w:pPr>
    </w:p>
    <w:p w14:paraId="7F9D4011">
      <w:pPr>
        <w:rPr>
          <w:rFonts w:ascii="Arial" w:hAnsi="Arial" w:cs="Arial"/>
        </w:rPr>
      </w:pPr>
    </w:p>
    <w:p w14:paraId="504CF769">
      <w:pPr>
        <w:ind w:right="1134"/>
        <w:rPr>
          <w:rFonts w:ascii="Arial" w:hAnsi="Arial" w:cs="Arial"/>
        </w:rPr>
      </w:pPr>
      <w:r>
        <w:rPr>
          <w:rFonts w:ascii="Arial" w:hAnsi="Arial" w:cs="Arial"/>
        </w:rPr>
        <w:t>DISCIPLINAS ENVOLVIDAS</w:t>
      </w:r>
    </w:p>
    <w:tbl>
      <w:tblPr>
        <w:tblStyle w:val="3"/>
        <w:tblW w:w="9072" w:type="dxa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1A86E0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85B13D">
            <w:pPr>
              <w:widowControl/>
              <w:spacing w:before="0" w:after="160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  <w:kern w:val="0"/>
              </w:rPr>
              <w:t>Descrição das três disciplinas.</w:t>
            </w:r>
          </w:p>
          <w:p w14:paraId="0661DE22">
            <w:pPr>
              <w:widowControl/>
              <w:spacing w:before="0" w:after="160"/>
              <w:jc w:val="left"/>
              <w:rPr>
                <w:del w:id="47" w:author="apare" w:date="2026-03-03T10:06:43Z"/>
                <w:rFonts w:ascii="Arial" w:hAnsi="Arial" w:cs="Arial"/>
              </w:rPr>
            </w:pPr>
            <w:del w:id="48" w:author="apare" w:date="2026-03-03T10:06:43Z">
              <w:r>
                <w:rPr>
                  <w:rFonts w:ascii="Arial" w:hAnsi="Arial" w:cs="Arial"/>
                  <w:kern w:val="0"/>
                </w:rPr>
                <w:delText>Análise de projetos e sistemas:</w:delText>
              </w:r>
            </w:del>
          </w:p>
          <w:p w14:paraId="296FE7CF">
            <w:pPr>
              <w:widowControl/>
              <w:spacing w:before="0" w:after="160"/>
              <w:jc w:val="left"/>
              <w:rPr>
                <w:del w:id="49" w:author="apare" w:date="2026-03-03T10:06:43Z"/>
                <w:rFonts w:ascii="Arial" w:hAnsi="Arial" w:cs="Arial"/>
              </w:rPr>
            </w:pPr>
            <w:del w:id="50" w:author="apare" w:date="2026-03-03T10:06:43Z">
              <w:r>
                <w:rPr>
                  <w:rFonts w:ascii="Arial" w:hAnsi="Arial" w:cs="Arial"/>
                  <w:kern w:val="0"/>
                </w:rPr>
                <w:delText>Banco de dados:</w:delText>
              </w:r>
            </w:del>
          </w:p>
          <w:p w14:paraId="09AF9138">
            <w:pPr>
              <w:widowControl/>
              <w:spacing w:before="0" w:after="160"/>
              <w:jc w:val="left"/>
              <w:rPr>
                <w:del w:id="51" w:author="apare" w:date="2026-03-03T10:06:43Z"/>
                <w:rFonts w:ascii="Arial" w:hAnsi="Arial" w:cs="Arial"/>
              </w:rPr>
            </w:pPr>
            <w:del w:id="52" w:author="apare" w:date="2026-03-03T10:06:43Z">
              <w:r>
                <w:rPr>
                  <w:rFonts w:ascii="Arial" w:hAnsi="Arial" w:cs="Arial"/>
                  <w:kern w:val="0"/>
                </w:rPr>
                <w:delText>Web design:</w:delText>
              </w:r>
            </w:del>
          </w:p>
          <w:p w14:paraId="29D2E484">
            <w:pPr>
              <w:widowControl/>
              <w:spacing w:before="0" w:after="0" w:line="360" w:lineRule="auto"/>
              <w:jc w:val="both"/>
              <w:rPr>
                <w:ins w:id="53" w:author="apare" w:date="2026-03-03T10:06:49Z"/>
                <w:rFonts w:ascii="Arial" w:hAnsi="Arial" w:cs="Arial"/>
              </w:rPr>
            </w:pPr>
            <w:ins w:id="54" w:author="apare" w:date="2026-03-03T10:06:49Z">
              <w:r>
                <w:rPr>
                  <w:rFonts w:ascii="Arial" w:hAnsi="Arial" w:cs="Arial"/>
                  <w:b/>
                  <w:bCs/>
                  <w:kern w:val="0"/>
                </w:rPr>
                <w:t>Análise de projetos e sistemas:</w:t>
              </w:r>
            </w:ins>
            <w:ins w:id="55" w:author="apare" w:date="2026-03-03T10:06:49Z">
              <w:r>
                <w:rPr>
                  <w:rFonts w:ascii="Arial" w:hAnsi="Arial" w:cs="Arial"/>
                  <w:kern w:val="0"/>
                </w:rPr>
                <w:t xml:space="preserve"> </w:t>
              </w:r>
            </w:ins>
            <w:ins w:id="56" w:author="apare" w:date="2026-03-03T10:06:49Z">
              <w:r>
                <w:rPr>
                  <w:rFonts w:ascii="Arial" w:hAnsi="Arial" w:cs="Arial"/>
                </w:rPr>
                <w:t xml:space="preserve">Esta disciplina é o </w:t>
              </w:r>
            </w:ins>
            <w:ins w:id="57" w:author="apare" w:date="2026-03-03T10:06:49Z">
              <w:r>
                <w:rPr>
                  <w:rFonts w:ascii="Arial" w:hAnsi="Arial" w:cs="Arial"/>
                  <w:b/>
                </w:rPr>
                <w:t>cérebro</w:t>
              </w:r>
            </w:ins>
            <w:ins w:id="58" w:author="apare" w:date="2026-03-03T10:06:49Z">
              <w:r>
                <w:rPr>
                  <w:rFonts w:ascii="Arial" w:hAnsi="Arial" w:cs="Arial"/>
                </w:rPr>
                <w:t xml:space="preserve"> e o </w:t>
              </w:r>
            </w:ins>
            <w:ins w:id="59" w:author="apare" w:date="2026-03-03T10:06:49Z">
              <w:r>
                <w:rPr>
                  <w:rFonts w:ascii="Arial" w:hAnsi="Arial" w:cs="Arial"/>
                  <w:b/>
                </w:rPr>
                <w:t>planejamento</w:t>
              </w:r>
            </w:ins>
            <w:ins w:id="60" w:author="apare" w:date="2026-03-03T10:06:49Z">
              <w:r>
                <w:rPr>
                  <w:rFonts w:ascii="Arial" w:hAnsi="Arial" w:cs="Arial"/>
                </w:rPr>
                <w:t xml:space="preserve"> de tudo. Antes de escrever qualquer código, o analista desenha o "mapa" do site. Ele decide como as coisas vão funcionar: "Se o usuário clicar aqui, o que deve acontecer?", "Como o site vai se comportar se 1.000 pessoas entrarem ao mesmo tempo?". No CineVortex, essa área garante que o sistema não seja uma bagunça, definindo as regras de negócio (como o sistema de notas) e organizando as etapas de desenvolvimento para que nada seja esquecido. </w:t>
              </w:r>
            </w:ins>
          </w:p>
          <w:p w14:paraId="2B78CC80">
            <w:pPr>
              <w:widowControl/>
              <w:spacing w:before="0" w:after="0" w:line="360" w:lineRule="auto"/>
              <w:jc w:val="both"/>
              <w:rPr>
                <w:ins w:id="61" w:author="apare" w:date="2026-03-03T10:06:49Z"/>
                <w:rFonts w:ascii="Arial" w:hAnsi="Arial" w:cs="Arial"/>
              </w:rPr>
            </w:pPr>
            <w:ins w:id="62" w:author="apare" w:date="2026-03-03T10:06:49Z">
              <w:r>
                <w:rPr>
                  <w:rFonts w:ascii="Arial" w:hAnsi="Arial" w:cs="Arial"/>
                  <w:b/>
                  <w:bCs/>
                  <w:kern w:val="0"/>
                </w:rPr>
                <w:t>Banco de dados:</w:t>
              </w:r>
            </w:ins>
            <w:ins w:id="63" w:author="apare" w:date="2026-03-03T10:06:49Z">
              <w:r>
                <w:rPr>
                  <w:rFonts w:ascii="Arial" w:hAnsi="Arial" w:cs="Arial"/>
                  <w:kern w:val="0"/>
                </w:rPr>
                <w:t xml:space="preserve"> </w:t>
              </w:r>
            </w:ins>
            <w:ins w:id="64" w:author="apare" w:date="2026-03-03T10:06:49Z">
              <w:r>
                <w:rPr>
                  <w:rFonts w:ascii="Arial" w:hAnsi="Arial" w:cs="Arial"/>
                </w:rPr>
                <w:t xml:space="preserve">O Banco de Dados é a </w:t>
              </w:r>
            </w:ins>
            <w:ins w:id="65" w:author="apare" w:date="2026-03-03T10:06:49Z">
              <w:r>
                <w:rPr>
                  <w:rFonts w:ascii="Arial" w:hAnsi="Arial" w:cs="Arial"/>
                  <w:b/>
                </w:rPr>
                <w:t>memória</w:t>
              </w:r>
            </w:ins>
            <w:ins w:id="66" w:author="apare" w:date="2026-03-03T10:06:49Z">
              <w:r>
                <w:rPr>
                  <w:rFonts w:ascii="Arial" w:hAnsi="Arial" w:cs="Arial"/>
                </w:rPr>
                <w:t xml:space="preserve"> do projeto. Como explicamos que o cinema é um mar de informações, precisamos de um lugar seguro para guardar tudo. É aqui que ficam armazenados os nomes dos filmes, as senhas dos usuários (escondidas com segurança), os comentários que as pessoas escrevem e as notas que elas dão. Sem o banco de dados, toda vez que você fechasse o site, ele "esqueceria" quem você é e quais filmes você já marcou como assistidos. </w:t>
              </w:r>
            </w:ins>
          </w:p>
          <w:p w14:paraId="46E11640">
            <w:pPr>
              <w:widowControl/>
              <w:spacing w:before="0" w:after="160" w:line="360" w:lineRule="auto"/>
              <w:jc w:val="both"/>
              <w:rPr>
                <w:rFonts w:ascii="Arial" w:hAnsi="Arial" w:cs="Arial"/>
              </w:rPr>
              <w:pPrChange w:id="67" w:author="apare" w:date="2026-03-03T10:06:58Z">
                <w:pPr>
                  <w:widowControl/>
                  <w:spacing w:before="0" w:after="160"/>
                  <w:jc w:val="left"/>
                </w:pPr>
              </w:pPrChange>
            </w:pPr>
            <w:ins w:id="68" w:author="apare" w:date="2026-03-03T10:06:49Z">
              <w:r>
                <w:rPr>
                  <w:rFonts w:ascii="Arial" w:hAnsi="Arial" w:cs="Arial"/>
                  <w:b/>
                  <w:bCs/>
                  <w:kern w:val="0"/>
                </w:rPr>
                <w:t>Web design:</w:t>
              </w:r>
            </w:ins>
            <w:ins w:id="69" w:author="apare" w:date="2026-03-03T10:06:49Z">
              <w:r>
                <w:rPr>
                  <w:rFonts w:ascii="Arial" w:hAnsi="Arial" w:cs="Arial"/>
                  <w:kern w:val="0"/>
                </w:rPr>
                <w:t xml:space="preserve"> </w:t>
              </w:r>
            </w:ins>
            <w:ins w:id="70" w:author="apare" w:date="2026-03-03T10:06:49Z">
              <w:r>
                <w:rPr>
                  <w:rFonts w:ascii="Arial" w:hAnsi="Arial" w:cs="Arial"/>
                </w:rPr>
                <w:t xml:space="preserve">O Web Design é a </w:t>
              </w:r>
            </w:ins>
            <w:ins w:id="71" w:author="apare" w:date="2026-03-03T10:06:49Z">
              <w:r>
                <w:rPr>
                  <w:rFonts w:ascii="Arial" w:hAnsi="Arial" w:cs="Arial"/>
                  <w:b/>
                </w:rPr>
                <w:t>cara</w:t>
              </w:r>
            </w:ins>
            <w:ins w:id="72" w:author="apare" w:date="2026-03-03T10:06:49Z">
              <w:r>
                <w:rPr>
                  <w:rFonts w:ascii="Arial" w:hAnsi="Arial" w:cs="Arial"/>
                </w:rPr>
                <w:t xml:space="preserve"> e a </w:t>
              </w:r>
            </w:ins>
            <w:ins w:id="73" w:author="apare" w:date="2026-03-03T10:06:49Z">
              <w:r>
                <w:rPr>
                  <w:rFonts w:ascii="Arial" w:hAnsi="Arial" w:cs="Arial"/>
                  <w:b/>
                </w:rPr>
                <w:t>experiência</w:t>
              </w:r>
            </w:ins>
            <w:ins w:id="74" w:author="apare" w:date="2026-03-03T10:06:49Z">
              <w:r>
                <w:rPr>
                  <w:rFonts w:ascii="Arial" w:hAnsi="Arial" w:cs="Arial"/>
                </w:rPr>
                <w:t xml:space="preserve"> do site. Não adianta o site ser inteligente e ter muita memória se ele for feio ou difícil de usar. O designer escolhe as cores, o tamanho das letras, onde os botões ficam e como as imagens dos filmes aparecem para que até quem "não entende nada de cinema" consiga navegar sem se perder. No CineVortex, o foco do Web Design é tornar a busca por filmes algo bonito, visual e muito simples de clicar e favoritar.</w:t>
              </w:r>
            </w:ins>
          </w:p>
          <w:p w14:paraId="1A70F549">
            <w:pPr>
              <w:widowControl/>
              <w:spacing w:before="0" w:after="160"/>
              <w:jc w:val="left"/>
              <w:rPr>
                <w:rFonts w:ascii="Arial" w:hAnsi="Arial" w:cs="Arial"/>
              </w:rPr>
            </w:pPr>
          </w:p>
        </w:tc>
      </w:tr>
    </w:tbl>
    <w:p w14:paraId="451660E4">
      <w:pPr>
        <w:rPr>
          <w:rFonts w:ascii="Arial" w:hAnsi="Arial" w:cs="Arial"/>
        </w:rPr>
      </w:pPr>
    </w:p>
    <w:p w14:paraId="74CEBBAE">
      <w:pPr>
        <w:rPr>
          <w:rFonts w:ascii="Arial" w:hAnsi="Arial" w:cs="Arial"/>
        </w:rPr>
      </w:pPr>
      <w:r>
        <w:rPr>
          <w:rFonts w:ascii="Arial" w:hAnsi="Arial" w:cs="Arial"/>
        </w:rPr>
        <w:t>OBJETIVO GERAL</w:t>
      </w:r>
    </w:p>
    <w:tbl>
      <w:tblPr>
        <w:tblStyle w:val="3"/>
        <w:tblW w:w="9072" w:type="dxa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21E198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09DE54C">
            <w:pPr>
              <w:widowControl/>
              <w:snapToGrid w:val="0"/>
              <w:spacing w:before="0" w:after="160"/>
              <w:jc w:val="left"/>
              <w:rPr>
                <w:rFonts w:ascii="Arial" w:hAnsi="Arial" w:cs="Arial"/>
              </w:rPr>
            </w:pPr>
          </w:p>
          <w:p w14:paraId="3DB8892E">
            <w:pPr>
              <w:widowControl/>
              <w:spacing w:before="0" w:after="160"/>
              <w:jc w:val="left"/>
              <w:rPr>
                <w:rFonts w:ascii="Arial" w:hAnsi="Arial" w:cs="Arial"/>
              </w:rPr>
            </w:pPr>
            <w:commentRangeStart w:id="3"/>
            <w:r>
              <w:rPr>
                <w:rFonts w:ascii="Arial" w:hAnsi="Arial" w:eastAsia="Calibri" w:cs="Arial"/>
                <w:kern w:val="0"/>
                <w:lang w:eastAsia="pt-BR"/>
              </w:rPr>
              <w:t>Determina o que se pretende realizar para obter resposta ao problema proposto, de um ponto de vista. O objetivo geral deve ser amplo e passível de ser desmembrado em objetivos específicos.</w:t>
            </w:r>
            <w:commentRangeEnd w:id="3"/>
            <w:r>
              <w:commentReference w:id="3"/>
            </w:r>
          </w:p>
          <w:p w14:paraId="6C387E64">
            <w:pPr>
              <w:widowControl/>
              <w:spacing w:before="0" w:after="160"/>
              <w:jc w:val="left"/>
              <w:rPr>
                <w:rFonts w:ascii="Arial" w:hAnsi="Arial" w:cs="Arial"/>
              </w:rPr>
            </w:pPr>
          </w:p>
        </w:tc>
      </w:tr>
    </w:tbl>
    <w:p w14:paraId="2A0E3D5F">
      <w:pPr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 </w:t>
      </w:r>
      <w:r>
        <w:rPr>
          <w:rFonts w:ascii="Arial" w:hAnsi="Arial" w:cs="Arial"/>
        </w:rPr>
        <w:t>OBJETIVOS ESPECÍFICOS</w:t>
      </w:r>
    </w:p>
    <w:tbl>
      <w:tblPr>
        <w:tblStyle w:val="3"/>
        <w:tblW w:w="9072" w:type="dxa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5201AC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B6836F">
            <w:pPr>
              <w:widowControl/>
              <w:spacing w:before="0" w:after="160"/>
              <w:jc w:val="left"/>
              <w:rPr>
                <w:rFonts w:ascii="Arial" w:hAnsi="Arial" w:eastAsia="Calibri" w:cs="Arial"/>
                <w:lang w:eastAsia="pt-BR"/>
              </w:rPr>
            </w:pPr>
          </w:p>
          <w:p w14:paraId="3BA6105F">
            <w:pPr>
              <w:widowControl/>
              <w:spacing w:before="0" w:after="160"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Calibri" w:cs="Arial"/>
                <w:kern w:val="0"/>
                <w:lang w:eastAsia="pt-BR"/>
              </w:rPr>
              <w:t>Derivam do objetivo geral e apresentam as distintas ações que devem ser necessariamente desenvolvidas para o atingimento do objetivo geral.</w:t>
            </w:r>
          </w:p>
          <w:p w14:paraId="38F63FA7">
            <w:pPr>
              <w:widowControl/>
              <w:spacing w:before="0" w:after="160"/>
              <w:jc w:val="left"/>
              <w:rPr>
                <w:rFonts w:ascii="Arial" w:hAnsi="Arial" w:eastAsia="Calibri" w:cs="Arial"/>
                <w:lang w:eastAsia="pt-BR"/>
              </w:rPr>
            </w:pPr>
          </w:p>
        </w:tc>
      </w:tr>
    </w:tbl>
    <w:p w14:paraId="0046429E">
      <w:pPr>
        <w:rPr>
          <w:rFonts w:ascii="Arial" w:hAnsi="Arial" w:cs="Arial"/>
        </w:rPr>
      </w:pPr>
    </w:p>
    <w:p w14:paraId="2E034B29">
      <w:pPr>
        <w:spacing w:line="360" w:lineRule="auto"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 </w:t>
      </w:r>
    </w:p>
    <w:p w14:paraId="613A5642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PROCEDIMENTOS METODOLÓGICOS</w:t>
      </w:r>
    </w:p>
    <w:tbl>
      <w:tblPr>
        <w:tblStyle w:val="3"/>
        <w:tblW w:w="9072" w:type="dxa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7EFB7F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23E298">
            <w:pPr>
              <w:widowControl/>
              <w:spacing w:before="0" w:after="160" w:line="360" w:lineRule="auto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  <w:kern w:val="0"/>
              </w:rPr>
              <w:t>Descrição dos métodos e procedimentos que nortearão a busca de informações para responder o problema de pesquisa:</w:t>
            </w:r>
          </w:p>
          <w:p w14:paraId="00406637">
            <w:pPr>
              <w:widowControl/>
              <w:numPr>
                <w:ilvl w:val="0"/>
                <w:numId w:val="1"/>
              </w:numPr>
              <w:spacing w:before="0" w:after="160" w:line="360" w:lineRule="auto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  <w:kern w:val="0"/>
              </w:rPr>
              <w:t>Pesquisa Bibliográfica</w:t>
            </w:r>
          </w:p>
          <w:p w14:paraId="48F92ACF">
            <w:pPr>
              <w:widowControl/>
              <w:numPr>
                <w:ilvl w:val="0"/>
                <w:numId w:val="1"/>
              </w:numPr>
              <w:spacing w:before="0" w:after="160" w:line="360" w:lineRule="auto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  <w:kern w:val="0"/>
              </w:rPr>
              <w:t>Pesquisa de campo</w:t>
            </w:r>
          </w:p>
          <w:p w14:paraId="582D242B">
            <w:pPr>
              <w:widowControl/>
              <w:numPr>
                <w:ilvl w:val="0"/>
                <w:numId w:val="1"/>
              </w:numPr>
              <w:spacing w:before="0" w:after="160" w:line="360" w:lineRule="auto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  <w:kern w:val="0"/>
              </w:rPr>
              <w:t>Entrevista</w:t>
            </w:r>
          </w:p>
          <w:p w14:paraId="75B43778">
            <w:pPr>
              <w:widowControl/>
              <w:numPr>
                <w:ilvl w:val="0"/>
                <w:numId w:val="1"/>
              </w:numPr>
              <w:spacing w:before="0" w:after="160" w:line="360" w:lineRule="auto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  <w:kern w:val="0"/>
              </w:rPr>
              <w:t>Levantamento das necessidades</w:t>
            </w:r>
          </w:p>
        </w:tc>
      </w:tr>
    </w:tbl>
    <w:p w14:paraId="24E61A90">
      <w:pPr>
        <w:spacing w:line="360" w:lineRule="auto"/>
        <w:rPr>
          <w:rFonts w:ascii="Arial" w:hAnsi="Arial" w:cs="Arial"/>
        </w:rPr>
      </w:pPr>
    </w:p>
    <w:p w14:paraId="779AAEA7">
      <w:pPr>
        <w:rPr>
          <w:rFonts w:ascii="Arial" w:hAnsi="Arial" w:eastAsia="Arial" w:cs="Arial"/>
        </w:rPr>
      </w:pPr>
      <w:r>
        <w:rPr>
          <w:rFonts w:ascii="Arial" w:hAnsi="Arial" w:eastAsia="Arial" w:cs="Arial"/>
        </w:rPr>
        <w:t xml:space="preserve"> </w:t>
      </w:r>
    </w:p>
    <w:p w14:paraId="1A7274B4">
      <w:pPr>
        <w:rPr>
          <w:rFonts w:ascii="Arial" w:hAnsi="Arial" w:eastAsia="Arial" w:cs="Arial"/>
        </w:rPr>
      </w:pPr>
    </w:p>
    <w:p w14:paraId="64F71AF6">
      <w:pPr>
        <w:rPr>
          <w:rFonts w:ascii="Arial" w:hAnsi="Arial" w:cs="Arial"/>
        </w:rPr>
      </w:pPr>
      <w:r>
        <w:rPr>
          <w:rFonts w:ascii="Arial" w:hAnsi="Arial" w:cs="Arial"/>
        </w:rPr>
        <w:t>BIBLIOGRAFIA</w:t>
      </w:r>
    </w:p>
    <w:tbl>
      <w:tblPr>
        <w:tblStyle w:val="3"/>
        <w:tblW w:w="9072" w:type="dxa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0F16D0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48E2BD1">
            <w:pPr>
              <w:widowControl/>
              <w:spacing w:before="0" w:after="160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  <w:kern w:val="0"/>
              </w:rPr>
              <w:t>Listar os principais LIVROS a serem pesquisados. (Mínimo 03 Bibliografias para cada disciplina, preferencialmente da biblioteca do CEEP)</w:t>
            </w:r>
          </w:p>
          <w:p w14:paraId="4B0FC411">
            <w:pPr>
              <w:widowControl/>
              <w:spacing w:before="0" w:after="160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  <w:kern w:val="0"/>
              </w:rPr>
              <w:t>Usar artigos:</w:t>
            </w:r>
          </w:p>
          <w:p w14:paraId="4AB32AF4">
            <w:pPr>
              <w:widowControl/>
              <w:spacing w:before="0" w:after="160"/>
              <w:jc w:val="left"/>
              <w:rPr>
                <w:rFonts w:ascii="Arial" w:hAnsi="Arial" w:cs="Arial"/>
              </w:rPr>
            </w:pPr>
            <w:r>
              <w:fldChar w:fldCharType="begin"/>
            </w:r>
            <w:r>
              <w:rPr>
                <w:rStyle w:val="5"/>
                <w:rFonts w:ascii="Arial" w:hAnsi="Arial" w:cs="Arial"/>
                <w:color w:val="2D93EE"/>
                <w:kern w:val="0"/>
              </w:rPr>
              <w:instrText xml:space="preserve"> HYPERLINK "https://www.unit.br/blog/melhores-sites-para-pesquisa-academica" \l "google"</w:instrText>
            </w:r>
            <w:r>
              <w:rPr>
                <w:rStyle w:val="5"/>
                <w:rFonts w:ascii="Arial" w:hAnsi="Arial" w:cs="Arial"/>
                <w:color w:val="2D93EE"/>
                <w:kern w:val="0"/>
              </w:rPr>
              <w:fldChar w:fldCharType="separate"/>
            </w:r>
            <w:r>
              <w:rPr>
                <w:rStyle w:val="5"/>
                <w:rFonts w:ascii="Arial" w:hAnsi="Arial" w:cs="Arial"/>
                <w:color w:val="2D93EE"/>
                <w:kern w:val="0"/>
              </w:rPr>
              <w:t> </w:t>
            </w:r>
            <w:r>
              <w:rPr>
                <w:rStyle w:val="5"/>
                <w:rFonts w:ascii="Arial" w:hAnsi="Arial" w:cs="Arial"/>
                <w:color w:val="2D93EE"/>
                <w:kern w:val="0"/>
              </w:rPr>
              <w:fldChar w:fldCharType="end"/>
            </w:r>
            <w:r>
              <w:rPr>
                <w:rStyle w:val="5"/>
                <w:rFonts w:ascii="Arial" w:hAnsi="Arial" w:cs="Arial"/>
                <w:color w:val="2D93EE"/>
                <w:kern w:val="0"/>
              </w:rPr>
              <w:t>Google Acadêmico</w:t>
            </w:r>
            <w:r>
              <w:rPr>
                <w:rFonts w:ascii="Arial" w:hAnsi="Arial" w:cs="Arial"/>
                <w:color w:val="000000"/>
                <w:kern w:val="0"/>
              </w:rPr>
              <w:br w:type="textWrapping"/>
            </w:r>
            <w:r>
              <w:fldChar w:fldCharType="begin"/>
            </w:r>
            <w:r>
              <w:rPr>
                <w:rStyle w:val="5"/>
                <w:rFonts w:ascii="Arial" w:hAnsi="Arial" w:cs="Arial"/>
                <w:color w:val="2D93EE"/>
                <w:kern w:val="0"/>
              </w:rPr>
              <w:instrText xml:space="preserve"> HYPERLINK "https://www.unit.br/blog/melhores-sites-para-pesquisa-academica" \l "portal"</w:instrText>
            </w:r>
            <w:r>
              <w:rPr>
                <w:rStyle w:val="5"/>
                <w:rFonts w:ascii="Arial" w:hAnsi="Arial" w:cs="Arial"/>
                <w:color w:val="2D93EE"/>
                <w:kern w:val="0"/>
              </w:rPr>
              <w:fldChar w:fldCharType="separate"/>
            </w:r>
            <w:r>
              <w:rPr>
                <w:rStyle w:val="5"/>
                <w:rFonts w:ascii="Arial" w:hAnsi="Arial" w:cs="Arial"/>
                <w:color w:val="2D93EE"/>
                <w:kern w:val="0"/>
              </w:rPr>
              <w:t> Portal da CAPES</w:t>
            </w:r>
            <w:r>
              <w:rPr>
                <w:rStyle w:val="5"/>
                <w:rFonts w:ascii="Arial" w:hAnsi="Arial" w:cs="Arial"/>
                <w:color w:val="2D93EE"/>
                <w:kern w:val="0"/>
              </w:rPr>
              <w:fldChar w:fldCharType="end"/>
            </w:r>
            <w:r>
              <w:rPr>
                <w:rFonts w:ascii="Arial" w:hAnsi="Arial" w:cs="Arial"/>
                <w:color w:val="000000"/>
                <w:kern w:val="0"/>
              </w:rPr>
              <w:br w:type="textWrapping"/>
            </w:r>
            <w:r>
              <w:fldChar w:fldCharType="begin"/>
            </w:r>
            <w:r>
              <w:rPr>
                <w:rStyle w:val="5"/>
                <w:rFonts w:ascii="Arial" w:hAnsi="Arial" w:cs="Arial"/>
                <w:color w:val="2D93EE"/>
                <w:kern w:val="0"/>
              </w:rPr>
              <w:instrText xml:space="preserve"> HYPERLINK "https://www.unit.br/blog/melhores-sites-para-pesquisa-academica" \l "scielo"</w:instrText>
            </w:r>
            <w:r>
              <w:rPr>
                <w:rStyle w:val="5"/>
                <w:rFonts w:ascii="Arial" w:hAnsi="Arial" w:cs="Arial"/>
                <w:color w:val="2D93EE"/>
                <w:kern w:val="0"/>
              </w:rPr>
              <w:fldChar w:fldCharType="separate"/>
            </w:r>
            <w:r>
              <w:rPr>
                <w:rStyle w:val="5"/>
                <w:rFonts w:ascii="Arial" w:hAnsi="Arial" w:cs="Arial"/>
                <w:color w:val="2D93EE"/>
                <w:kern w:val="0"/>
              </w:rPr>
              <w:t> SciELO</w:t>
            </w:r>
            <w:r>
              <w:rPr>
                <w:rStyle w:val="5"/>
                <w:rFonts w:ascii="Arial" w:hAnsi="Arial" w:cs="Arial"/>
                <w:color w:val="2D93EE"/>
                <w:kern w:val="0"/>
              </w:rPr>
              <w:fldChar w:fldCharType="end"/>
            </w:r>
            <w:r>
              <w:rPr>
                <w:rFonts w:ascii="Arial" w:hAnsi="Arial" w:cs="Arial"/>
                <w:color w:val="000000"/>
                <w:kern w:val="0"/>
              </w:rPr>
              <w:br w:type="textWrapping"/>
            </w:r>
            <w:r>
              <w:fldChar w:fldCharType="begin"/>
            </w:r>
            <w:r>
              <w:rPr>
                <w:rStyle w:val="5"/>
                <w:rFonts w:ascii="Arial" w:hAnsi="Arial" w:cs="Arial"/>
                <w:color w:val="2D93EE"/>
                <w:kern w:val="0"/>
              </w:rPr>
              <w:instrText xml:space="preserve"> HYPERLINK "https://www.unit.br/blog/melhores-sites-para-pesquisa-academica" \l "academia"</w:instrText>
            </w:r>
            <w:r>
              <w:rPr>
                <w:rStyle w:val="5"/>
                <w:rFonts w:ascii="Arial" w:hAnsi="Arial" w:cs="Arial"/>
                <w:color w:val="2D93EE"/>
                <w:kern w:val="0"/>
              </w:rPr>
              <w:fldChar w:fldCharType="separate"/>
            </w:r>
            <w:r>
              <w:rPr>
                <w:rStyle w:val="5"/>
                <w:rFonts w:ascii="Arial" w:hAnsi="Arial" w:cs="Arial"/>
                <w:color w:val="2D93EE"/>
                <w:kern w:val="0"/>
              </w:rPr>
              <w:t> Academia.Edu</w:t>
            </w:r>
            <w:r>
              <w:rPr>
                <w:rStyle w:val="5"/>
                <w:rFonts w:ascii="Arial" w:hAnsi="Arial" w:cs="Arial"/>
                <w:color w:val="2D93EE"/>
                <w:kern w:val="0"/>
              </w:rPr>
              <w:fldChar w:fldCharType="end"/>
            </w:r>
            <w:r>
              <w:rPr>
                <w:rFonts w:ascii="Arial" w:hAnsi="Arial" w:cs="Arial"/>
                <w:color w:val="000000"/>
                <w:kern w:val="0"/>
              </w:rPr>
              <w:br w:type="textWrapping"/>
            </w:r>
            <w:r>
              <w:fldChar w:fldCharType="begin"/>
            </w:r>
            <w:r>
              <w:rPr>
                <w:rStyle w:val="5"/>
                <w:rFonts w:ascii="Arial" w:hAnsi="Arial" w:cs="Arial"/>
                <w:color w:val="2D93EE"/>
                <w:kern w:val="0"/>
              </w:rPr>
              <w:instrText xml:space="preserve"> HYPERLINK "https://www.unit.br/blog/melhores-sites-para-pesquisa-academica" \l "bdtd"</w:instrText>
            </w:r>
            <w:r>
              <w:rPr>
                <w:rStyle w:val="5"/>
                <w:rFonts w:ascii="Arial" w:hAnsi="Arial" w:cs="Arial"/>
                <w:color w:val="2D93EE"/>
                <w:kern w:val="0"/>
              </w:rPr>
              <w:fldChar w:fldCharType="separate"/>
            </w:r>
            <w:r>
              <w:rPr>
                <w:rStyle w:val="5"/>
                <w:rFonts w:ascii="Arial" w:hAnsi="Arial" w:cs="Arial"/>
                <w:color w:val="2D93EE"/>
                <w:kern w:val="0"/>
              </w:rPr>
              <w:t> BDTD</w:t>
            </w:r>
            <w:r>
              <w:rPr>
                <w:rStyle w:val="5"/>
                <w:rFonts w:ascii="Arial" w:hAnsi="Arial" w:cs="Arial"/>
                <w:color w:val="2D93EE"/>
                <w:kern w:val="0"/>
              </w:rPr>
              <w:fldChar w:fldCharType="end"/>
            </w:r>
            <w:r>
              <w:rPr>
                <w:rFonts w:ascii="Arial" w:hAnsi="Arial" w:cs="Arial"/>
                <w:color w:val="000000"/>
                <w:kern w:val="0"/>
              </w:rPr>
              <w:br w:type="textWrapping"/>
            </w:r>
            <w:r>
              <w:fldChar w:fldCharType="begin"/>
            </w:r>
            <w:r>
              <w:rPr>
                <w:rStyle w:val="5"/>
                <w:rFonts w:ascii="Arial" w:hAnsi="Arial" w:cs="Arial"/>
                <w:color w:val="2D93EE"/>
                <w:kern w:val="0"/>
              </w:rPr>
              <w:instrText xml:space="preserve"> HYPERLINK "https://www.unit.br/blog/melhores-sites-para-pesquisa-academica" \l "science"</w:instrText>
            </w:r>
            <w:r>
              <w:rPr>
                <w:rStyle w:val="5"/>
                <w:rFonts w:ascii="Arial" w:hAnsi="Arial" w:cs="Arial"/>
                <w:color w:val="2D93EE"/>
                <w:kern w:val="0"/>
              </w:rPr>
              <w:fldChar w:fldCharType="separate"/>
            </w:r>
            <w:r>
              <w:rPr>
                <w:rStyle w:val="5"/>
                <w:rFonts w:ascii="Arial" w:hAnsi="Arial" w:cs="Arial"/>
                <w:color w:val="2D93EE"/>
                <w:kern w:val="0"/>
              </w:rPr>
              <w:t> Science.gov</w:t>
            </w:r>
            <w:r>
              <w:rPr>
                <w:rStyle w:val="5"/>
                <w:rFonts w:ascii="Arial" w:hAnsi="Arial" w:cs="Arial"/>
                <w:color w:val="2D93EE"/>
                <w:kern w:val="0"/>
              </w:rPr>
              <w:fldChar w:fldCharType="end"/>
            </w:r>
            <w:r>
              <w:rPr>
                <w:rFonts w:ascii="Arial" w:hAnsi="Arial" w:cs="Arial"/>
                <w:color w:val="000000"/>
                <w:kern w:val="0"/>
              </w:rPr>
              <w:br w:type="textWrapping"/>
            </w:r>
            <w:r>
              <w:fldChar w:fldCharType="begin"/>
            </w:r>
            <w:r>
              <w:rPr>
                <w:rStyle w:val="5"/>
                <w:rFonts w:ascii="Arial" w:hAnsi="Arial" w:cs="Arial"/>
                <w:color w:val="2D93EE"/>
                <w:kern w:val="0"/>
              </w:rPr>
              <w:instrText xml:space="preserve"> HYPERLINK "https://www.unit.br/blog/melhores-sites-para-pesquisa-academica" \l "eric"</w:instrText>
            </w:r>
            <w:r>
              <w:rPr>
                <w:rStyle w:val="5"/>
                <w:rFonts w:ascii="Arial" w:hAnsi="Arial" w:cs="Arial"/>
                <w:color w:val="2D93EE"/>
                <w:kern w:val="0"/>
              </w:rPr>
              <w:fldChar w:fldCharType="separate"/>
            </w:r>
            <w:r>
              <w:rPr>
                <w:rStyle w:val="5"/>
                <w:rFonts w:ascii="Arial" w:hAnsi="Arial" w:cs="Arial"/>
                <w:color w:val="2D93EE"/>
                <w:kern w:val="0"/>
              </w:rPr>
              <w:t> Eric</w:t>
            </w:r>
            <w:r>
              <w:rPr>
                <w:rStyle w:val="5"/>
                <w:rFonts w:ascii="Arial" w:hAnsi="Arial" w:cs="Arial"/>
                <w:color w:val="2D93EE"/>
                <w:kern w:val="0"/>
              </w:rPr>
              <w:fldChar w:fldCharType="end"/>
            </w:r>
            <w:r>
              <w:rPr>
                <w:rFonts w:ascii="Arial" w:hAnsi="Arial" w:cs="Arial"/>
                <w:color w:val="000000"/>
                <w:kern w:val="0"/>
              </w:rPr>
              <w:br w:type="textWrapping"/>
            </w:r>
            <w:r>
              <w:fldChar w:fldCharType="begin"/>
            </w:r>
            <w:r>
              <w:rPr>
                <w:rStyle w:val="5"/>
                <w:rFonts w:ascii="Arial" w:hAnsi="Arial" w:cs="Arial"/>
                <w:color w:val="2D93EE"/>
                <w:kern w:val="0"/>
              </w:rPr>
              <w:instrText xml:space="preserve"> HYPERLINK "https://www.unit.br/blog/melhores-sites-para-pesquisa-academica" \l "e-journals"</w:instrText>
            </w:r>
            <w:r>
              <w:rPr>
                <w:rStyle w:val="5"/>
                <w:rFonts w:ascii="Arial" w:hAnsi="Arial" w:cs="Arial"/>
                <w:color w:val="2D93EE"/>
                <w:kern w:val="0"/>
              </w:rPr>
              <w:fldChar w:fldCharType="separate"/>
            </w:r>
            <w:r>
              <w:rPr>
                <w:rStyle w:val="5"/>
                <w:rFonts w:ascii="Arial" w:hAnsi="Arial" w:cs="Arial"/>
                <w:color w:val="2D93EE"/>
                <w:kern w:val="0"/>
              </w:rPr>
              <w:t> E-Journals</w:t>
            </w:r>
            <w:r>
              <w:rPr>
                <w:rStyle w:val="5"/>
                <w:rFonts w:ascii="Arial" w:hAnsi="Arial" w:cs="Arial"/>
                <w:color w:val="2D93EE"/>
                <w:kern w:val="0"/>
              </w:rPr>
              <w:fldChar w:fldCharType="end"/>
            </w:r>
            <w:r>
              <w:rPr>
                <w:rFonts w:ascii="Arial" w:hAnsi="Arial" w:cs="Arial"/>
                <w:color w:val="000000"/>
                <w:kern w:val="0"/>
              </w:rPr>
              <w:br w:type="textWrapping"/>
            </w:r>
            <w:r>
              <w:fldChar w:fldCharType="begin"/>
            </w:r>
            <w:r>
              <w:rPr>
                <w:rStyle w:val="5"/>
                <w:rFonts w:ascii="Arial" w:hAnsi="Arial" w:cs="Arial"/>
                <w:color w:val="2D93EE"/>
                <w:kern w:val="0"/>
              </w:rPr>
              <w:instrText xml:space="preserve"> HYPERLINK "https://www.unit.br/blog/melhores-sites-para-pesquisa-academica" \l "redalyc"</w:instrText>
            </w:r>
            <w:r>
              <w:rPr>
                <w:rStyle w:val="5"/>
                <w:rFonts w:ascii="Arial" w:hAnsi="Arial" w:cs="Arial"/>
                <w:color w:val="2D93EE"/>
                <w:kern w:val="0"/>
              </w:rPr>
              <w:fldChar w:fldCharType="separate"/>
            </w:r>
            <w:r>
              <w:rPr>
                <w:rStyle w:val="5"/>
                <w:rFonts w:ascii="Arial" w:hAnsi="Arial" w:cs="Arial"/>
                <w:color w:val="2D93EE"/>
                <w:kern w:val="0"/>
              </w:rPr>
              <w:t> Redalyc</w:t>
            </w:r>
            <w:r>
              <w:rPr>
                <w:rStyle w:val="5"/>
                <w:rFonts w:ascii="Arial" w:hAnsi="Arial" w:cs="Arial"/>
                <w:color w:val="2D93EE"/>
                <w:kern w:val="0"/>
              </w:rPr>
              <w:fldChar w:fldCharType="end"/>
            </w:r>
            <w:r>
              <w:rPr>
                <w:rFonts w:ascii="Arial" w:hAnsi="Arial" w:cs="Arial"/>
                <w:color w:val="000000"/>
                <w:kern w:val="0"/>
                <w:shd w:val="clear" w:fill="F5F5F5"/>
              </w:rPr>
              <w:t> </w:t>
            </w:r>
          </w:p>
        </w:tc>
      </w:tr>
    </w:tbl>
    <w:p w14:paraId="252029D7">
      <w:pPr>
        <w:rPr>
          <w:rFonts w:ascii="Arial" w:hAnsi="Arial" w:cs="Arial"/>
        </w:rPr>
      </w:pPr>
    </w:p>
    <w:p w14:paraId="7DF229E1">
      <w:pPr>
        <w:rPr>
          <w:rFonts w:ascii="Arial" w:hAnsi="Arial" w:eastAsia="Arial" w:cs="Arial"/>
        </w:rPr>
      </w:pPr>
    </w:p>
    <w:p w14:paraId="7AE06BD6">
      <w:pPr>
        <w:rPr>
          <w:rFonts w:ascii="Arial" w:hAnsi="Arial" w:eastAsia="Arial" w:cs="Arial"/>
        </w:rPr>
      </w:pPr>
    </w:p>
    <w:p w14:paraId="37DBA68C">
      <w:pPr>
        <w:rPr>
          <w:rFonts w:ascii="Arial" w:hAnsi="Arial" w:eastAsia="Arial" w:cs="Arial"/>
        </w:rPr>
      </w:pPr>
    </w:p>
    <w:p w14:paraId="5703D07D">
      <w:pPr>
        <w:rPr>
          <w:rFonts w:ascii="Arial" w:hAnsi="Arial" w:eastAsia="Arial" w:cs="Arial"/>
        </w:rPr>
      </w:pPr>
    </w:p>
    <w:p w14:paraId="3FF98F54">
      <w:pPr>
        <w:rPr>
          <w:rFonts w:ascii="Arial" w:hAnsi="Arial" w:eastAsia="Arial" w:cs="Arial"/>
        </w:rPr>
      </w:pPr>
    </w:p>
    <w:p w14:paraId="61A8639E">
      <w:pPr>
        <w:rPr>
          <w:rFonts w:ascii="Arial" w:hAnsi="Arial" w:eastAsia="Arial" w:cs="Arial"/>
        </w:rPr>
      </w:pPr>
    </w:p>
    <w:p w14:paraId="0F2036BE">
      <w:pPr>
        <w:rPr>
          <w:rFonts w:ascii="Arial" w:hAnsi="Arial" w:eastAsia="Arial" w:cs="Arial"/>
        </w:rPr>
      </w:pPr>
    </w:p>
    <w:p w14:paraId="7E82BC82">
      <w:pPr>
        <w:rPr>
          <w:rFonts w:ascii="Arial" w:hAnsi="Arial" w:eastAsia="Arial" w:cs="Arial"/>
        </w:rPr>
      </w:pPr>
    </w:p>
    <w:p w14:paraId="079F94D3">
      <w:pPr>
        <w:rPr>
          <w:rFonts w:ascii="Arial" w:hAnsi="Arial" w:eastAsia="Arial" w:cs="Arial"/>
        </w:rPr>
      </w:pPr>
    </w:p>
    <w:p w14:paraId="0199C126">
      <w:pPr>
        <w:rPr>
          <w:rFonts w:ascii="Arial" w:hAnsi="Arial" w:eastAsia="Arial" w:cs="Arial"/>
        </w:rPr>
      </w:pPr>
    </w:p>
    <w:p w14:paraId="34384A0D">
      <w:pPr>
        <w:rPr>
          <w:rFonts w:ascii="Arial" w:hAnsi="Arial" w:eastAsia="Arial" w:cs="Arial"/>
        </w:rPr>
      </w:pPr>
    </w:p>
    <w:p w14:paraId="4919969F">
      <w:pPr>
        <w:rPr>
          <w:rFonts w:ascii="Arial" w:hAnsi="Arial" w:eastAsia="Arial" w:cs="Arial"/>
        </w:rPr>
      </w:pPr>
    </w:p>
    <w:p w14:paraId="69D560EB">
      <w:pPr>
        <w:rPr>
          <w:rFonts w:ascii="Arial" w:hAnsi="Arial" w:eastAsia="Arial" w:cs="Arial"/>
        </w:rPr>
      </w:pPr>
    </w:p>
    <w:p w14:paraId="56FA7D83">
      <w:pPr>
        <w:rPr>
          <w:rFonts w:ascii="Arial" w:hAnsi="Arial" w:eastAsia="Arial" w:cs="Arial"/>
        </w:rPr>
      </w:pPr>
    </w:p>
    <w:p w14:paraId="588FC510">
      <w:pPr>
        <w:rPr>
          <w:rFonts w:ascii="Arial" w:hAnsi="Arial" w:eastAsia="Arial" w:cs="Arial"/>
        </w:rPr>
      </w:pPr>
    </w:p>
    <w:p w14:paraId="560A8254">
      <w:pPr>
        <w:rPr>
          <w:rFonts w:ascii="Arial" w:hAnsi="Arial" w:eastAsia="Arial" w:cs="Arial"/>
        </w:rPr>
      </w:pPr>
    </w:p>
    <w:p w14:paraId="3C75C9F1">
      <w:pPr>
        <w:rPr>
          <w:rFonts w:ascii="Arial" w:hAnsi="Arial" w:eastAsia="Arial" w:cs="Arial"/>
        </w:rPr>
      </w:pPr>
    </w:p>
    <w:p w14:paraId="76A84761">
      <w:pPr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 </w:t>
      </w:r>
      <w:r>
        <w:rPr>
          <w:rFonts w:ascii="Arial" w:hAnsi="Arial" w:cs="Arial"/>
        </w:rPr>
        <w:t>CRONOGRAMA DE ATIVIDADES</w:t>
      </w:r>
    </w:p>
    <w:p w14:paraId="2CCF5353">
      <w:pPr>
        <w:rPr>
          <w:rFonts w:ascii="Arial" w:hAnsi="Arial" w:cs="Arial"/>
        </w:rPr>
      </w:pPr>
      <w:r>
        <w:drawing>
          <wp:inline distT="0" distB="0" distL="0" distR="0">
            <wp:extent cx="5760085" cy="5294630"/>
            <wp:effectExtent l="0" t="0" r="0" b="0"/>
            <wp:docPr id="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529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3"/>
        <w:tblW w:w="8985" w:type="dxa"/>
        <w:jc w:val="right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6"/>
        <w:gridCol w:w="2485"/>
        <w:gridCol w:w="1744"/>
      </w:tblGrid>
      <w:tr w14:paraId="402386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right"/>
        </w:trPr>
        <w:tc>
          <w:tcPr>
            <w:tcW w:w="4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14:paraId="21715C73">
            <w:pPr>
              <w:widowControl/>
              <w:spacing w:before="0" w:after="160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kern w:val="0"/>
              </w:rPr>
              <w:t>Autorizado</w:t>
            </w:r>
          </w:p>
        </w:tc>
        <w:tc>
          <w:tcPr>
            <w:tcW w:w="24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14:paraId="3760B341">
            <w:pPr>
              <w:widowControl/>
              <w:spacing w:before="0" w:after="160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kern w:val="0"/>
              </w:rPr>
              <w:t>Professor(a)</w:t>
            </w:r>
          </w:p>
        </w:tc>
        <w:tc>
          <w:tcPr>
            <w:tcW w:w="17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9CEE8F">
            <w:pPr>
              <w:widowControl/>
              <w:spacing w:before="0" w:after="160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kern w:val="0"/>
              </w:rPr>
              <w:t>Data</w:t>
            </w:r>
          </w:p>
        </w:tc>
      </w:tr>
      <w:tr w14:paraId="0D8409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right"/>
        </w:trPr>
        <w:tc>
          <w:tcPr>
            <w:tcW w:w="47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14:paraId="1CE5C8BF">
            <w:pPr>
              <w:widowControl/>
              <w:spacing w:before="0" w:after="160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  <w:kern w:val="0"/>
              </w:rPr>
              <w:t>Análise de projetos e sistemas:</w:t>
            </w:r>
          </w:p>
          <w:p w14:paraId="29AF04FC">
            <w:pPr>
              <w:widowControl/>
              <w:spacing w:before="0" w:after="160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  <w:kern w:val="0"/>
              </w:rPr>
              <w:t>Banco de dados:</w:t>
            </w:r>
          </w:p>
          <w:p w14:paraId="77E44294">
            <w:pPr>
              <w:widowControl/>
              <w:spacing w:before="0" w:after="160"/>
              <w:jc w:val="left"/>
              <w:rPr>
                <w:rFonts w:ascii="Arial" w:hAnsi="Arial" w:cs="Arial"/>
              </w:rPr>
            </w:pPr>
            <w:r>
              <w:rPr>
                <w:rFonts w:ascii="Arial" w:hAnsi="Arial" w:cs="Arial"/>
                <w:kern w:val="0"/>
              </w:rPr>
              <w:t>Web design:</w:t>
            </w:r>
          </w:p>
          <w:p w14:paraId="5858B42F">
            <w:pPr>
              <w:widowControl/>
              <w:snapToGrid w:val="0"/>
              <w:spacing w:before="0" w:after="160"/>
              <w:jc w:val="left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4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</w:tcPr>
          <w:p w14:paraId="78C52A7F">
            <w:pPr>
              <w:widowControl/>
              <w:snapToGrid w:val="0"/>
              <w:spacing w:before="0" w:after="160"/>
              <w:jc w:val="left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kern w:val="0"/>
              </w:rPr>
              <w:t>Aparecida</w:t>
            </w:r>
          </w:p>
          <w:p w14:paraId="3670869A">
            <w:pPr>
              <w:widowControl/>
              <w:snapToGrid w:val="0"/>
              <w:spacing w:before="0" w:after="160"/>
              <w:jc w:val="left"/>
              <w:rPr>
                <w:rFonts w:ascii="Arial" w:hAnsi="Arial" w:cs="Arial"/>
                <w:b/>
                <w:bCs/>
              </w:rPr>
            </w:pPr>
            <w:ins w:id="75" w:author="apare" w:date="2026-03-03T10:08:35Z">
              <w:r>
                <w:rPr>
                  <w:rFonts w:hint="default" w:ascii="Arial" w:hAnsi="Arial" w:cs="Arial"/>
                  <w:b/>
                  <w:bCs/>
                  <w:kern w:val="0"/>
                  <w:lang w:val="pt-BR"/>
                </w:rPr>
                <w:t>Ga</w:t>
              </w:r>
            </w:ins>
            <w:ins w:id="76" w:author="apare" w:date="2026-03-03T10:08:36Z">
              <w:r>
                <w:rPr>
                  <w:rFonts w:hint="default" w:ascii="Arial" w:hAnsi="Arial" w:cs="Arial"/>
                  <w:b/>
                  <w:bCs/>
                  <w:kern w:val="0"/>
                  <w:lang w:val="pt-BR"/>
                </w:rPr>
                <w:t>bri</w:t>
              </w:r>
            </w:ins>
            <w:ins w:id="77" w:author="apare" w:date="2026-03-03T10:08:37Z">
              <w:r>
                <w:rPr>
                  <w:rFonts w:hint="default" w:ascii="Arial" w:hAnsi="Arial" w:cs="Arial"/>
                  <w:b/>
                  <w:bCs/>
                  <w:kern w:val="0"/>
                  <w:lang w:val="pt-BR"/>
                </w:rPr>
                <w:t>el</w:t>
              </w:r>
            </w:ins>
            <w:del w:id="78" w:author="apare" w:date="2026-03-03T10:08:34Z">
              <w:r>
                <w:rPr>
                  <w:rFonts w:ascii="Arial" w:hAnsi="Arial" w:cs="Arial"/>
                  <w:b/>
                  <w:bCs/>
                  <w:kern w:val="0"/>
                </w:rPr>
                <w:delText>Cé</w:delText>
              </w:r>
            </w:del>
            <w:del w:id="79" w:author="apare" w:date="2026-03-03T10:08:33Z">
              <w:r>
                <w:rPr>
                  <w:rFonts w:ascii="Arial" w:hAnsi="Arial" w:cs="Arial"/>
                  <w:b/>
                  <w:bCs/>
                  <w:kern w:val="0"/>
                </w:rPr>
                <w:delText>lia</w:delText>
              </w:r>
            </w:del>
          </w:p>
          <w:p w14:paraId="7A337408">
            <w:pPr>
              <w:widowControl/>
              <w:snapToGrid w:val="0"/>
              <w:spacing w:before="0" w:after="160"/>
              <w:jc w:val="left"/>
              <w:rPr>
                <w:rFonts w:ascii="Arial" w:hAnsi="Arial" w:cs="Arial"/>
                <w:b/>
                <w:bCs/>
              </w:rPr>
            </w:pPr>
            <w:ins w:id="80" w:author="apare" w:date="2026-03-03T10:08:25Z">
              <w:r>
                <w:rPr>
                  <w:rFonts w:hint="default" w:ascii="Arial" w:hAnsi="Arial" w:cs="Arial"/>
                  <w:b/>
                  <w:bCs/>
                  <w:kern w:val="0"/>
                  <w:lang w:val="pt-BR"/>
                </w:rPr>
                <w:t>A</w:t>
              </w:r>
            </w:ins>
            <w:ins w:id="81" w:author="apare" w:date="2026-03-03T10:08:26Z">
              <w:r>
                <w:rPr>
                  <w:rFonts w:hint="default" w:ascii="Arial" w:hAnsi="Arial" w:cs="Arial"/>
                  <w:b/>
                  <w:bCs/>
                  <w:kern w:val="0"/>
                  <w:lang w:val="pt-BR"/>
                </w:rPr>
                <w:t>lexa</w:t>
              </w:r>
            </w:ins>
            <w:ins w:id="82" w:author="apare" w:date="2026-03-03T10:08:27Z">
              <w:r>
                <w:rPr>
                  <w:rFonts w:hint="default" w:ascii="Arial" w:hAnsi="Arial" w:cs="Arial"/>
                  <w:b/>
                  <w:bCs/>
                  <w:kern w:val="0"/>
                  <w:lang w:val="pt-BR"/>
                </w:rPr>
                <w:t>ndre</w:t>
              </w:r>
            </w:ins>
            <w:del w:id="83" w:author="apare" w:date="2026-03-03T10:08:16Z">
              <w:r>
                <w:rPr>
                  <w:rFonts w:ascii="Arial" w:hAnsi="Arial" w:cs="Arial"/>
                  <w:b/>
                  <w:bCs/>
                  <w:kern w:val="0"/>
                </w:rPr>
                <w:delText>R</w:delText>
              </w:r>
            </w:del>
            <w:del w:id="84" w:author="apare" w:date="2026-03-03T10:08:15Z">
              <w:r>
                <w:rPr>
                  <w:rFonts w:ascii="Arial" w:hAnsi="Arial" w:cs="Arial"/>
                  <w:b/>
                  <w:bCs/>
                  <w:kern w:val="0"/>
                </w:rPr>
                <w:delText>ein</w:delText>
              </w:r>
            </w:del>
            <w:del w:id="85" w:author="apare" w:date="2026-03-03T10:08:14Z">
              <w:r>
                <w:rPr>
                  <w:rFonts w:ascii="Arial" w:hAnsi="Arial" w:cs="Arial"/>
                  <w:b/>
                  <w:bCs/>
                  <w:kern w:val="0"/>
                </w:rPr>
                <w:delText>aldo</w:delText>
              </w:r>
            </w:del>
          </w:p>
        </w:tc>
        <w:tc>
          <w:tcPr>
            <w:tcW w:w="17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DE623C">
            <w:pPr>
              <w:widowControl/>
              <w:snapToGrid w:val="0"/>
              <w:spacing w:before="0" w:after="160"/>
              <w:jc w:val="left"/>
              <w:rPr>
                <w:rFonts w:ascii="Arial" w:hAnsi="Arial" w:cs="Arial"/>
                <w:b/>
                <w:bCs/>
              </w:rPr>
            </w:pPr>
          </w:p>
          <w:p w14:paraId="7528258F">
            <w:pPr>
              <w:widowControl/>
              <w:snapToGrid w:val="0"/>
              <w:spacing w:before="0" w:after="160"/>
              <w:jc w:val="left"/>
              <w:rPr>
                <w:rFonts w:ascii="Arial" w:hAnsi="Arial" w:cs="Arial"/>
                <w:b/>
                <w:bCs/>
              </w:rPr>
            </w:pPr>
          </w:p>
          <w:p w14:paraId="26D74109">
            <w:pPr>
              <w:widowControl/>
              <w:snapToGrid w:val="0"/>
              <w:spacing w:before="0" w:after="160"/>
              <w:jc w:val="left"/>
              <w:rPr>
                <w:rFonts w:ascii="Arial" w:hAnsi="Arial" w:cs="Arial"/>
                <w:b/>
                <w:bCs/>
              </w:rPr>
            </w:pPr>
          </w:p>
          <w:p w14:paraId="498B23EB">
            <w:pPr>
              <w:widowControl/>
              <w:snapToGrid w:val="0"/>
              <w:spacing w:before="0" w:after="160"/>
              <w:jc w:val="left"/>
              <w:rPr>
                <w:rFonts w:ascii="Arial" w:hAnsi="Arial" w:cs="Arial"/>
                <w:b/>
                <w:bCs/>
              </w:rPr>
            </w:pPr>
          </w:p>
          <w:p w14:paraId="74168471">
            <w:pPr>
              <w:widowControl/>
              <w:snapToGrid w:val="0"/>
              <w:spacing w:before="0" w:after="160"/>
              <w:jc w:val="left"/>
              <w:rPr>
                <w:rFonts w:ascii="Arial" w:hAnsi="Arial" w:cs="Arial"/>
                <w:b/>
                <w:bCs/>
              </w:rPr>
            </w:pPr>
          </w:p>
          <w:p w14:paraId="4D1A3B39">
            <w:pPr>
              <w:widowControl/>
              <w:spacing w:before="0" w:after="160"/>
              <w:jc w:val="left"/>
              <w:rPr>
                <w:rFonts w:ascii="Arial" w:hAnsi="Arial" w:cs="Arial"/>
                <w:b/>
                <w:bCs/>
              </w:rPr>
            </w:pPr>
          </w:p>
        </w:tc>
      </w:tr>
    </w:tbl>
    <w:p w14:paraId="4156AFAC">
      <w:pPr>
        <w:spacing w:before="0" w:after="160"/>
        <w:rPr>
          <w:rFonts w:ascii="Arial" w:hAnsi="Arial" w:cs="Arial"/>
          <w:b/>
        </w:rPr>
      </w:pPr>
    </w:p>
    <w:sectPr>
      <w:headerReference r:id="rId7" w:type="default"/>
      <w:pgSz w:w="11906" w:h="16838"/>
      <w:pgMar w:top="1701" w:right="1134" w:bottom="1134" w:left="1701" w:header="708" w:footer="0" w:gutter="0"/>
      <w:pgNumType w:fmt="decimal"/>
      <w:cols w:space="720" w:num="1"/>
      <w:formProt w:val="0"/>
      <w:docGrid w:linePitch="360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apare" w:date="2026-03-03T07:44:36Z" w:initials="a">
    <w:p w14:paraId="400584B2">
      <w:pPr>
        <w:pStyle w:val="8"/>
        <w:rPr>
          <w:rFonts w:hint="default"/>
          <w:lang w:val="pt-BR"/>
        </w:rPr>
      </w:pPr>
      <w:r>
        <w:rPr>
          <w:rFonts w:hint="default"/>
          <w:lang w:val="pt-BR"/>
        </w:rPr>
        <w:t>Fundamentar</w:t>
      </w:r>
    </w:p>
  </w:comment>
  <w:comment w:id="1" w:author="apare" w:date="2026-03-03T07:44:56Z" w:initials="a">
    <w:p w14:paraId="16FDB2FF">
      <w:pPr>
        <w:pStyle w:val="8"/>
        <w:rPr>
          <w:rFonts w:hint="default"/>
          <w:lang w:val="pt-BR"/>
        </w:rPr>
      </w:pPr>
      <w:r>
        <w:rPr>
          <w:rFonts w:hint="default"/>
          <w:lang w:val="pt-BR"/>
        </w:rPr>
        <w:t>Fundamentar</w:t>
      </w:r>
    </w:p>
  </w:comment>
  <w:comment w:id="2" w:author="apare" w:date="2026-03-03T07:45:24Z" w:initials="a">
    <w:p w14:paraId="6398A2A9">
      <w:pPr>
        <w:pStyle w:val="8"/>
        <w:rPr>
          <w:rFonts w:hint="default"/>
          <w:lang w:val="pt-BR"/>
        </w:rPr>
      </w:pPr>
      <w:r>
        <w:rPr>
          <w:rFonts w:hint="default"/>
          <w:lang w:val="pt-BR"/>
        </w:rPr>
        <w:t>Fundamentar</w:t>
      </w:r>
    </w:p>
  </w:comment>
  <w:comment w:id="3" w:author="apare" w:date="2026-03-03T10:07:53Z" w:initials="a">
    <w:p w14:paraId="0274B780">
      <w:pPr>
        <w:pStyle w:val="8"/>
        <w:rPr>
          <w:rFonts w:hint="default"/>
          <w:lang w:val="pt-BR"/>
        </w:rPr>
      </w:pPr>
      <w:r>
        <w:rPr>
          <w:rFonts w:hint="default"/>
          <w:lang w:val="pt-BR"/>
        </w:rPr>
        <w:t>FAZER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400584B2" w15:done="0"/>
  <w15:commentEx w15:paraId="16FDB2FF" w15:done="0"/>
  <w15:commentEx w15:paraId="6398A2A9" w15:done="0"/>
  <w15:commentEx w15:paraId="0274B780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roman"/>
    <w:pitch w:val="default"/>
    <w:sig w:usb0="E1002EFF" w:usb1="C000605B" w:usb2="00000029" w:usb3="00000000" w:csb0="200101FF" w:csb1="20280000"/>
  </w:font>
  <w:font w:name="Wingdings">
    <w:panose1 w:val="05000000000000000000"/>
    <w:charset w:val="00"/>
    <w:family w:val="roman"/>
    <w:pitch w:val="default"/>
    <w:sig w:usb0="00000000" w:usb1="00000000" w:usb2="00000000" w:usb3="00000000" w:csb0="80000000" w:csb1="00000000"/>
  </w:font>
  <w:font w:name="OpenSymbol">
    <w:altName w:val="Segoe Print"/>
    <w:panose1 w:val="00000000000000000000"/>
    <w:charset w:val="02"/>
    <w:family w:val="auto"/>
    <w:pitch w:val="default"/>
    <w:sig w:usb0="00000000" w:usb1="00000000" w:usb2="00000000" w:usb3="00000000" w:csb0="00000000" w:csb1="00000000"/>
  </w:font>
  <w:font w:name="Liberation Sans">
    <w:altName w:val="Arial"/>
    <w:panose1 w:val="00000000000000000000"/>
    <w:charset w:val="00"/>
    <w:family w:val="swiss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Lucida Sans">
    <w:panose1 w:val="020B0602030504020204"/>
    <w:charset w:val="00"/>
    <w:family w:val="auto"/>
    <w:pitch w:val="default"/>
    <w:sig w:usb0="00000003" w:usb1="00000000" w:usb2="00000000" w:usb3="00000000" w:csb0="20000001" w:csb1="00000000"/>
  </w:font>
  <w:font w:name="Free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2"/>
      <w:tblW w:w="9066" w:type="dxa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440"/>
      <w:gridCol w:w="5039"/>
      <w:gridCol w:w="1587"/>
    </w:tblGrid>
    <w:tr w14:paraId="187277C8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550" w:hRule="atLeast"/>
      </w:trPr>
      <w:tc>
        <w:tcPr>
          <w:tcW w:w="2440" w:type="dxa"/>
        </w:tcPr>
        <w:p w14:paraId="3548B725">
          <w:pPr>
            <w:pStyle w:val="9"/>
            <w:widowControl/>
            <w:tabs>
              <w:tab w:val="center" w:pos="4819"/>
              <w:tab w:val="right" w:pos="9639"/>
              <w:tab w:val="clear" w:pos="4252"/>
              <w:tab w:val="clear" w:pos="8504"/>
            </w:tabs>
            <w:spacing w:before="0" w:after="0" w:line="240" w:lineRule="auto"/>
            <w:jc w:val="left"/>
            <w:rPr>
              <w:kern w:val="0"/>
            </w:rPr>
          </w:pPr>
          <w:r>
            <w:rPr>
              <w:kern w:val="0"/>
            </w:rPr>
            <w:drawing>
              <wp:inline distT="0" distB="0" distL="0" distR="0">
                <wp:extent cx="1482725" cy="590550"/>
                <wp:effectExtent l="0" t="0" r="0" b="0"/>
                <wp:docPr id="2" name="Figura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Figura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82725" cy="5905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039" w:type="dxa"/>
        </w:tcPr>
        <w:p w14:paraId="59557835">
          <w:pPr>
            <w:pStyle w:val="9"/>
            <w:widowControl/>
            <w:spacing w:before="0" w:after="0" w:line="240" w:lineRule="auto"/>
            <w:jc w:val="center"/>
            <w:rPr>
              <w:rFonts w:cs="Arial"/>
              <w:b/>
              <w:color w:val="000000"/>
              <w:sz w:val="24"/>
              <w:szCs w:val="24"/>
            </w:rPr>
          </w:pPr>
          <w:r>
            <w:rPr>
              <w:b/>
              <w:color w:val="000000"/>
              <w:kern w:val="0"/>
              <w:sz w:val="24"/>
              <w:szCs w:val="24"/>
            </w:rPr>
            <w:t>Escola Humberto AC Branco, CE CM Mal-Ef MP</w:t>
          </w:r>
        </w:p>
        <w:p w14:paraId="2188DD48">
          <w:pPr>
            <w:pStyle w:val="9"/>
            <w:widowControl/>
            <w:pBdr>
              <w:bottom w:val="single" w:color="000000" w:sz="12" w:space="1"/>
            </w:pBdr>
            <w:spacing w:before="0" w:after="0" w:line="240" w:lineRule="auto"/>
            <w:jc w:val="center"/>
            <w:rPr>
              <w:sz w:val="18"/>
              <w:szCs w:val="18"/>
            </w:rPr>
          </w:pPr>
          <w:r>
            <w:rPr>
              <w:kern w:val="0"/>
              <w:sz w:val="18"/>
              <w:szCs w:val="18"/>
            </w:rPr>
            <w:t xml:space="preserve">Rua Euclides da Cunha, 405 Pq Sao Paulo 85.803-590 - Cascavel. </w:t>
          </w:r>
        </w:p>
        <w:p w14:paraId="0C462C04">
          <w:pPr>
            <w:pStyle w:val="9"/>
            <w:widowControl/>
            <w:pBdr>
              <w:bottom w:val="single" w:color="000000" w:sz="12" w:space="1"/>
            </w:pBdr>
            <w:spacing w:before="0" w:after="0" w:line="240" w:lineRule="auto"/>
            <w:jc w:val="center"/>
            <w:rPr>
              <w:sz w:val="20"/>
              <w:szCs w:val="20"/>
            </w:rPr>
          </w:pPr>
          <w:r>
            <w:rPr>
              <w:kern w:val="0"/>
              <w:sz w:val="20"/>
              <w:szCs w:val="20"/>
            </w:rPr>
            <w:t xml:space="preserve">Telefone: (45) 3222-0410 </w:t>
          </w:r>
        </w:p>
        <w:p w14:paraId="13EF511B">
          <w:pPr>
            <w:pStyle w:val="9"/>
            <w:widowControl/>
            <w:pBdr>
              <w:bottom w:val="single" w:color="000000" w:sz="12" w:space="1"/>
            </w:pBdr>
            <w:spacing w:before="0" w:after="0" w:line="240" w:lineRule="auto"/>
            <w:jc w:val="center"/>
            <w:rPr>
              <w:sz w:val="20"/>
              <w:szCs w:val="20"/>
            </w:rPr>
          </w:pPr>
          <w:r>
            <w:rPr>
              <w:kern w:val="0"/>
              <w:sz w:val="20"/>
              <w:szCs w:val="20"/>
            </w:rPr>
            <w:t>Email: cschumbertobranco@seed.pr.gov.br</w:t>
          </w:r>
        </w:p>
        <w:p w14:paraId="30227DBA">
          <w:pPr>
            <w:pStyle w:val="9"/>
            <w:widowControl/>
            <w:pBdr>
              <w:bottom w:val="single" w:color="000000" w:sz="12" w:space="1"/>
            </w:pBdr>
            <w:spacing w:before="0" w:after="0" w:line="240" w:lineRule="auto"/>
            <w:jc w:val="center"/>
            <w:rPr>
              <w:kern w:val="0"/>
            </w:rPr>
          </w:pPr>
        </w:p>
      </w:tc>
      <w:tc>
        <w:tcPr>
          <w:tcW w:w="1587" w:type="dxa"/>
        </w:tcPr>
        <w:p w14:paraId="622C99C0">
          <w:pPr>
            <w:pStyle w:val="9"/>
            <w:widowControl/>
            <w:tabs>
              <w:tab w:val="center" w:pos="4819"/>
              <w:tab w:val="right" w:pos="9639"/>
              <w:tab w:val="clear" w:pos="4252"/>
              <w:tab w:val="clear" w:pos="8504"/>
            </w:tabs>
            <w:spacing w:before="0" w:after="0" w:line="240" w:lineRule="auto"/>
            <w:jc w:val="left"/>
            <w:rPr>
              <w:kern w:val="0"/>
            </w:rPr>
          </w:pPr>
          <w:r>
            <w:rPr>
              <w:kern w:val="0"/>
            </w:rPr>
            <w:drawing>
              <wp:inline distT="0" distB="0" distL="0" distR="0">
                <wp:extent cx="887730" cy="912495"/>
                <wp:effectExtent l="0" t="0" r="0" b="0"/>
                <wp:docPr id="3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m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7730" cy="9124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48C7920C">
    <w:pPr>
      <w:pStyle w:val="9"/>
      <w:tabs>
        <w:tab w:val="center" w:pos="4819"/>
        <w:tab w:val="right" w:pos="9639"/>
        <w:tab w:val="clear" w:pos="4252"/>
        <w:tab w:val="clear" w:pos="8504"/>
      </w:tabs>
      <w:spacing w:before="0" w:after="160"/>
    </w:pPr>
    <w: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o"/>
      <w:lvlJc w:val="left"/>
      <w:pPr>
        <w:tabs>
          <w:tab w:val="left" w:pos="0"/>
        </w:tabs>
        <w:ind w:left="720" w:hanging="360"/>
      </w:pPr>
      <w:rPr>
        <w:rFonts w:hint="default" w:ascii="Courier New" w:hAnsi="Courier New" w:cs="Courier New"/>
      </w:r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apare">
    <w15:presenceInfo w15:providerId="None" w15:userId="apar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trackRevisions w:val="1"/>
  <w:documentProtection w:enforcement="0"/>
  <w:defaultTabStop w:val="708"/>
  <w:autoHyphenation/>
  <w:footnotePr>
    <w:footnote w:id="0"/>
    <w:footnote w:id="1"/>
  </w:footnotePr>
  <w:endnotePr>
    <w:endnote w:id="0"/>
    <w:endnote w:id="1"/>
  </w:endnotePr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4C45AE5"/>
    <w:rsid w:val="165B729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7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6" w:semiHidden="0" w:name="header"/>
    <w:lsdException w:qFormat="1" w:unhideWhenUsed="0" w:uiPriority="6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7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7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6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</w:latentStyles>
  <w:style w:type="paragraph" w:default="1" w:styleId="1">
    <w:name w:val="Normal"/>
    <w:qFormat/>
    <w:uiPriority w:val="7"/>
    <w:pPr>
      <w:widowControl/>
      <w:suppressAutoHyphens/>
      <w:bidi w:val="0"/>
      <w:spacing w:before="0" w:after="160" w:line="259" w:lineRule="auto"/>
      <w:jc w:val="left"/>
    </w:pPr>
    <w:rPr>
      <w:rFonts w:ascii="Calibri" w:hAnsi="Calibri" w:eastAsia="Times New Roman" w:cs="Calibri"/>
      <w:color w:val="auto"/>
      <w:kern w:val="0"/>
      <w:sz w:val="22"/>
      <w:szCs w:val="22"/>
      <w:lang w:val="pt-BR" w:eastAsia="zh-CN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qFormat/>
    <w:uiPriority w:val="0"/>
    <w:rPr>
      <w:b/>
      <w:bCs/>
    </w:rPr>
  </w:style>
  <w:style w:type="character" w:styleId="5">
    <w:name w:val="Hyperlink"/>
    <w:qFormat/>
    <w:uiPriority w:val="6"/>
    <w:rPr>
      <w:color w:val="0000FF"/>
      <w:u w:val="single"/>
    </w:rPr>
  </w:style>
  <w:style w:type="paragraph" w:styleId="6">
    <w:name w:val="List"/>
    <w:basedOn w:val="7"/>
    <w:qFormat/>
    <w:uiPriority w:val="7"/>
    <w:rPr>
      <w:rFonts w:cs="FreeSans"/>
    </w:rPr>
  </w:style>
  <w:style w:type="paragraph" w:styleId="7">
    <w:name w:val="Body Text"/>
    <w:basedOn w:val="1"/>
    <w:qFormat/>
    <w:uiPriority w:val="7"/>
    <w:pPr>
      <w:spacing w:before="0" w:after="140" w:line="288" w:lineRule="auto"/>
    </w:pPr>
  </w:style>
  <w:style w:type="paragraph" w:styleId="8">
    <w:name w:val="annotation text"/>
    <w:basedOn w:val="1"/>
    <w:uiPriority w:val="0"/>
    <w:pPr>
      <w:jc w:val="left"/>
    </w:pPr>
  </w:style>
  <w:style w:type="paragraph" w:styleId="9">
    <w:name w:val="header"/>
    <w:basedOn w:val="1"/>
    <w:qFormat/>
    <w:uiPriority w:val="6"/>
    <w:pPr>
      <w:tabs>
        <w:tab w:val="center" w:pos="4252"/>
        <w:tab w:val="right" w:pos="8504"/>
      </w:tabs>
    </w:pPr>
    <w:rPr>
      <w:rFonts w:cs="Times New Roman"/>
    </w:rPr>
  </w:style>
  <w:style w:type="paragraph" w:styleId="10">
    <w:name w:val="footer"/>
    <w:basedOn w:val="1"/>
    <w:qFormat/>
    <w:uiPriority w:val="6"/>
    <w:pPr>
      <w:tabs>
        <w:tab w:val="center" w:pos="4252"/>
        <w:tab w:val="right" w:pos="8504"/>
      </w:tabs>
    </w:pPr>
    <w:rPr>
      <w:rFonts w:cs="Times New Roman"/>
    </w:rPr>
  </w:style>
  <w:style w:type="paragraph" w:styleId="11">
    <w:name w:val="caption"/>
    <w:basedOn w:val="1"/>
    <w:qFormat/>
    <w:uiPriority w:val="0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table" w:styleId="12">
    <w:name w:val="Table Grid"/>
    <w:basedOn w:val="3"/>
    <w:qFormat/>
    <w:uiPriority w:val="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3">
    <w:name w:val="Recuo de corpo de texto 3 Char"/>
    <w:qFormat/>
    <w:uiPriority w:val="6"/>
    <w:rPr>
      <w:rFonts w:ascii="Arial" w:hAnsi="Arial" w:eastAsia="Times New Roman" w:cs="Arial"/>
      <w:sz w:val="24"/>
    </w:rPr>
  </w:style>
  <w:style w:type="character" w:customStyle="1" w:styleId="14">
    <w:name w:val="Cabeçalho Char"/>
    <w:qFormat/>
    <w:uiPriority w:val="6"/>
    <w:rPr>
      <w:rFonts w:eastAsia="Times New Roman" w:cs="Calibri"/>
      <w:sz w:val="22"/>
      <w:szCs w:val="22"/>
    </w:rPr>
  </w:style>
  <w:style w:type="character" w:customStyle="1" w:styleId="15">
    <w:name w:val="Texto de balão Char"/>
    <w:qFormat/>
    <w:uiPriority w:val="7"/>
    <w:rPr>
      <w:rFonts w:ascii="Tahoma" w:hAnsi="Tahoma" w:eastAsia="Times New Roman" w:cs="Tahoma"/>
      <w:sz w:val="16"/>
      <w:szCs w:val="16"/>
    </w:rPr>
  </w:style>
  <w:style w:type="character" w:customStyle="1" w:styleId="16">
    <w:name w:val="WW8Num1z2"/>
    <w:qFormat/>
    <w:uiPriority w:val="3"/>
    <w:rPr>
      <w:rFonts w:ascii="Wingdings" w:hAnsi="Wingdings" w:cs="Wingdings"/>
    </w:rPr>
  </w:style>
  <w:style w:type="character" w:customStyle="1" w:styleId="17">
    <w:name w:val="Rodapé Char"/>
    <w:qFormat/>
    <w:uiPriority w:val="6"/>
    <w:rPr>
      <w:rFonts w:eastAsia="Times New Roman" w:cs="Calibri"/>
      <w:sz w:val="22"/>
      <w:szCs w:val="22"/>
    </w:rPr>
  </w:style>
  <w:style w:type="character" w:customStyle="1" w:styleId="18">
    <w:name w:val="WW8Num1z0"/>
    <w:qFormat/>
    <w:uiPriority w:val="3"/>
    <w:rPr>
      <w:rFonts w:ascii="Courier New" w:hAnsi="Courier New" w:cs="Courier New"/>
    </w:rPr>
  </w:style>
  <w:style w:type="character" w:customStyle="1" w:styleId="19">
    <w:name w:val="WW8Num1z3"/>
    <w:qFormat/>
    <w:uiPriority w:val="3"/>
    <w:rPr>
      <w:rFonts w:ascii="Symbol" w:hAnsi="Symbol" w:cs="Symbol"/>
    </w:rPr>
  </w:style>
  <w:style w:type="character" w:customStyle="1" w:styleId="20">
    <w:name w:val="WW8Num2z0"/>
    <w:qFormat/>
    <w:uiPriority w:val="3"/>
  </w:style>
  <w:style w:type="character" w:customStyle="1" w:styleId="21">
    <w:name w:val="Fonte parág. padrão1"/>
    <w:qFormat/>
    <w:uiPriority w:val="6"/>
  </w:style>
  <w:style w:type="character" w:customStyle="1" w:styleId="22">
    <w:name w:val="Marcadores"/>
    <w:qFormat/>
    <w:uiPriority w:val="0"/>
    <w:rPr>
      <w:rFonts w:ascii="OpenSymbol" w:hAnsi="OpenSymbol" w:eastAsia="OpenSymbol" w:cs="OpenSymbol"/>
    </w:rPr>
  </w:style>
  <w:style w:type="paragraph" w:customStyle="1" w:styleId="23">
    <w:name w:val="Título11"/>
    <w:basedOn w:val="1"/>
    <w:next w:val="7"/>
    <w:qFormat/>
    <w:uiPriority w:val="0"/>
    <w:pPr>
      <w:keepNext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customStyle="1" w:styleId="24">
    <w:name w:val="Índice"/>
    <w:basedOn w:val="1"/>
    <w:qFormat/>
    <w:uiPriority w:val="6"/>
    <w:pPr>
      <w:suppressLineNumbers/>
    </w:pPr>
    <w:rPr>
      <w:rFonts w:cs="FreeSans"/>
    </w:rPr>
  </w:style>
  <w:style w:type="paragraph" w:customStyle="1" w:styleId="25">
    <w:name w:val="Cabeçalho e Rodapé"/>
    <w:basedOn w:val="1"/>
    <w:qFormat/>
    <w:uiPriority w:val="0"/>
  </w:style>
  <w:style w:type="paragraph" w:customStyle="1" w:styleId="26">
    <w:name w:val="caption1"/>
    <w:basedOn w:val="1"/>
    <w:next w:val="1"/>
    <w:qFormat/>
    <w:uiPriority w:val="6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27">
    <w:name w:val="Título1"/>
    <w:basedOn w:val="1"/>
    <w:next w:val="7"/>
    <w:qFormat/>
    <w:uiPriority w:val="7"/>
    <w:pPr>
      <w:keepNext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customStyle="1" w:styleId="28">
    <w:name w:val="Conteúdo da tabela"/>
    <w:basedOn w:val="1"/>
    <w:qFormat/>
    <w:uiPriority w:val="6"/>
    <w:pPr>
      <w:suppressLineNumbers/>
    </w:pPr>
  </w:style>
  <w:style w:type="paragraph" w:customStyle="1" w:styleId="29">
    <w:name w:val="Título de tabela"/>
    <w:basedOn w:val="28"/>
    <w:qFormat/>
    <w:uiPriority w:val="7"/>
    <w:pPr>
      <w:jc w:val="center"/>
    </w:pPr>
    <w:rPr>
      <w:b/>
      <w:bCs/>
    </w:rPr>
  </w:style>
  <w:style w:type="paragraph" w:customStyle="1" w:styleId="30">
    <w:name w:val="Recuo de corpo de texto 31"/>
    <w:basedOn w:val="1"/>
    <w:qFormat/>
    <w:uiPriority w:val="6"/>
    <w:pPr>
      <w:widowControl w:val="0"/>
      <w:spacing w:line="360" w:lineRule="auto"/>
      <w:ind w:left="1701"/>
      <w:jc w:val="both"/>
      <w:textAlignment w:val="baseline"/>
    </w:pPr>
    <w:rPr>
      <w:rFonts w:ascii="Arial" w:hAnsi="Arial" w:cs="Times New Roman"/>
      <w:sz w:val="24"/>
      <w:szCs w:val="20"/>
    </w:rPr>
  </w:style>
  <w:style w:type="paragraph" w:customStyle="1" w:styleId="31">
    <w:name w:val="Texto de balão1"/>
    <w:basedOn w:val="1"/>
    <w:qFormat/>
    <w:uiPriority w:val="7"/>
    <w:rPr>
      <w:rFonts w:ascii="Tahoma" w:hAnsi="Tahoma" w:cs="Times New Roman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theme" Target="theme/theme1.xml"/><Relationship Id="rId7" Type="http://schemas.openxmlformats.org/officeDocument/2006/relationships/header" Target="header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3" Type="http://schemas.microsoft.com/office/2011/relationships/people" Target="people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0F83A0-92D0-4C3C-BB6F-8D9506F2EAE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435</Words>
  <Characters>2653</Characters>
  <Paragraphs>53</Paragraphs>
  <TotalTime>3</TotalTime>
  <ScaleCrop>false</ScaleCrop>
  <LinksUpToDate>false</LinksUpToDate>
  <CharactersWithSpaces>3295</CharactersWithSpaces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2023-02-12T12:59:00Z</dcterms:created>
  <dc:creator>740.ch sg2</dc:creator>
  <cp:lastModifiedBy>apare</cp:lastModifiedBy>
  <cp:lastPrinted>2013-03-13T16:42:00Z</cp:lastPrinted>
  <dcterms:modified xsi:type="dcterms:W3CDTF">2026-03-03T13:17:06Z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68DD179680E348EF8ED9B776C096B2E8_12</vt:lpwstr>
  </property>
  <property fmtid="{D5CDD505-2E9C-101B-9397-08002B2CF9AE}" pid="3" name="KSOProductBuildVer">
    <vt:lpwstr>1046-12.2.0.23196</vt:lpwstr>
  </property>
</Properties>
</file>