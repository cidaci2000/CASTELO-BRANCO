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07A4BA1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2088F">
            <w:pPr>
              <w:pStyle w:val="7"/>
              <w:snapToGrid w:val="0"/>
              <w:rPr>
                <w:rFonts w:ascii="Arial" w:hAnsi="Arial" w:cs="Arial"/>
              </w:rPr>
            </w:pPr>
          </w:p>
          <w:p w14:paraId="0EEF2680">
            <w:pPr>
              <w:pStyle w:val="7"/>
              <w:jc w:val="center"/>
            </w:pPr>
            <w:r>
              <w:rPr>
                <w:rFonts w:ascii="Arial" w:hAnsi="Arial" w:cs="Arial"/>
                <w:b/>
                <w:bCs/>
              </w:rPr>
              <w:t>PRÉ-PROJETO 2026</w:t>
            </w:r>
          </w:p>
        </w:tc>
      </w:tr>
    </w:tbl>
    <w:p w14:paraId="5583EA08">
      <w:pPr>
        <w:pStyle w:val="7"/>
        <w:ind w:firstLine="426"/>
        <w:rPr>
          <w:rFonts w:ascii="Arial" w:hAnsi="Arial" w:cs="Arial"/>
        </w:rPr>
      </w:pP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62C46D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B62167">
            <w:pPr>
              <w:pStyle w:val="7"/>
              <w:spacing w:before="120" w:after="120"/>
            </w:pPr>
            <w:r>
              <w:rPr>
                <w:rFonts w:ascii="Arial" w:hAnsi="Arial" w:cs="Arial"/>
              </w:rPr>
              <w:t>NOME: LUANY H. T. DE LIMA                                                              Nº:10</w:t>
            </w:r>
          </w:p>
        </w:tc>
      </w:tr>
      <w:tr w14:paraId="25E7BFD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A7229E">
            <w:pPr>
              <w:pStyle w:val="7"/>
              <w:spacing w:before="120" w:after="120"/>
            </w:pPr>
            <w:r>
              <w:rPr>
                <w:rFonts w:ascii="Arial" w:hAnsi="Arial" w:cs="Arial"/>
              </w:rPr>
              <w:t>NOME: NICOLY G. OLIVEIRA NASCIMENTO                                                          Nº:14</w:t>
            </w:r>
          </w:p>
        </w:tc>
      </w:tr>
      <w:tr w14:paraId="6904F38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rHeight w:val="479" w:hRule="atLeast"/>
        </w:trPr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B6AC83">
            <w:pPr>
              <w:pStyle w:val="7"/>
              <w:spacing w:before="120" w:after="120"/>
            </w:pPr>
            <w:r>
              <w:rPr>
                <w:rFonts w:ascii="Arial" w:hAnsi="Arial" w:cs="Arial"/>
              </w:rPr>
              <w:t>TELEFONE (S)</w:t>
            </w:r>
          </w:p>
        </w:tc>
      </w:tr>
      <w:tr w14:paraId="502B85E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F8F5B">
            <w:pPr>
              <w:pStyle w:val="7"/>
              <w:spacing w:before="120" w:after="120"/>
            </w:pPr>
            <w:r>
              <w:rPr>
                <w:rFonts w:ascii="Arial" w:hAnsi="Arial" w:cs="Arial"/>
              </w:rPr>
              <w:t>E-MAIL: LUANY.LIMA@ESCOLA.PR.GOV.BR</w:t>
            </w:r>
          </w:p>
        </w:tc>
      </w:tr>
      <w:tr w14:paraId="7906B22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BDB648">
            <w:pPr>
              <w:pStyle w:val="7"/>
              <w:spacing w:before="120" w:after="120"/>
            </w:pPr>
            <w:r>
              <w:rPr>
                <w:rFonts w:ascii="Arial" w:hAnsi="Arial" w:cs="Arial"/>
              </w:rPr>
              <w:t>CURSO: ANALISE E DESENVOLVIMENTO DE SISTEMAS</w:t>
            </w:r>
          </w:p>
        </w:tc>
      </w:tr>
      <w:tr w14:paraId="2D93DA3C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EEA099">
            <w:pPr>
              <w:pStyle w:val="7"/>
              <w:spacing w:before="120" w:after="120"/>
            </w:pPr>
            <w:r>
              <w:rPr>
                <w:rFonts w:ascii="Arial" w:hAnsi="Arial" w:cs="Arial"/>
              </w:rPr>
              <w:t>TURMA: 3 A TEC</w:t>
            </w:r>
          </w:p>
        </w:tc>
      </w:tr>
    </w:tbl>
    <w:p w14:paraId="1C2802AC">
      <w:pPr>
        <w:pStyle w:val="7"/>
        <w:rPr>
          <w:rFonts w:ascii="Arial" w:hAnsi="Arial" w:cs="Arial"/>
          <w:b/>
        </w:rPr>
      </w:pPr>
    </w:p>
    <w:p w14:paraId="45FB2FEA">
      <w:pPr>
        <w:pStyle w:val="7"/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5069FD06">
      <w:pPr>
        <w:pStyle w:val="7"/>
        <w:rPr>
          <w:rFonts w:ascii="Arial" w:hAnsi="Arial" w:cs="Arial"/>
          <w:b/>
          <w:color w:val="EE0000"/>
          <w:rPrChange w:id="0" w:author="Aparecida Ferreira" w:date="2026-03-10T10:14:00Z">
            <w:rPr>
              <w:rFonts w:ascii="Arial" w:hAnsi="Arial" w:cs="Arial"/>
              <w:b/>
            </w:rPr>
          </w:rPrChange>
        </w:rPr>
      </w:pPr>
      <w:ins w:id="1" w:author="Aparecida Ferreira" w:date="2026-03-10T10:13:00Z">
        <w:r>
          <w:rPr>
            <w:rFonts w:ascii="Arial" w:hAnsi="Arial" w:cs="Arial"/>
            <w:b/>
            <w:color w:val="EE0000"/>
            <w:rPrChange w:id="2" w:author="Aparecida Ferreira" w:date="2026-03-10T10:14:00Z">
              <w:rPr>
                <w:rFonts w:ascii="Arial" w:hAnsi="Arial" w:cs="Arial"/>
                <w:b/>
              </w:rPr>
            </w:rPrChange>
          </w:rPr>
          <w:t>INSERIR AQU</w:t>
        </w:r>
      </w:ins>
      <w:ins w:id="3" w:author="Aparecida Ferreira" w:date="2026-03-10T10:14:00Z">
        <w:r>
          <w:rPr>
            <w:rFonts w:ascii="Arial" w:hAnsi="Arial" w:cs="Arial"/>
            <w:b/>
            <w:color w:val="EE0000"/>
            <w:rPrChange w:id="4" w:author="Aparecida Ferreira" w:date="2026-03-10T10:14:00Z">
              <w:rPr>
                <w:rFonts w:ascii="Arial" w:hAnsi="Arial" w:cs="Arial"/>
                <w:b/>
              </w:rPr>
            </w:rPrChange>
          </w:rPr>
          <w:t>I A PRIMEIR</w:t>
        </w:r>
      </w:ins>
      <w:ins w:id="5" w:author="Aparecida Ferreira" w:date="2026-03-10T10:44:00Z">
        <w:r>
          <w:rPr>
            <w:rFonts w:ascii="Arial" w:hAnsi="Arial" w:cs="Arial"/>
            <w:b/>
            <w:color w:val="EE0000"/>
          </w:rPr>
          <w:t>A</w:t>
        </w:r>
      </w:ins>
      <w:ins w:id="6" w:author="Aparecida Ferreira" w:date="2026-03-10T10:14:00Z">
        <w:r>
          <w:rPr>
            <w:rFonts w:ascii="Arial" w:hAnsi="Arial" w:cs="Arial"/>
            <w:b/>
            <w:color w:val="EE0000"/>
            <w:rPrChange w:id="7" w:author="Aparecida Ferreira" w:date="2026-03-10T10:14:00Z">
              <w:rPr>
                <w:rFonts w:ascii="Arial" w:hAnsi="Arial" w:cs="Arial"/>
                <w:b/>
              </w:rPr>
            </w:rPrChange>
          </w:rPr>
          <w:t xml:space="preserve"> TELA DO SEU PROJETO.</w:t>
        </w:r>
      </w:ins>
    </w:p>
    <w:p w14:paraId="0D1CA0EE">
      <w:pPr>
        <w:pStyle w:val="7"/>
      </w:pPr>
      <w:r>
        <w:rPr>
          <w:rFonts w:ascii="Arial" w:hAnsi="Arial" w:cs="Arial"/>
        </w:rPr>
        <w:t>TITULO</w:t>
      </w:r>
    </w:p>
    <w:tbl>
      <w:tblPr>
        <w:tblStyle w:val="3"/>
        <w:tblW w:w="908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80"/>
      </w:tblGrid>
      <w:tr w14:paraId="7824469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568475">
            <w:pPr>
              <w:pStyle w:val="7"/>
              <w:spacing w:before="120" w:after="120"/>
            </w:pPr>
            <w:r>
              <w:rPr>
                <w:rFonts w:ascii="Arial" w:hAnsi="Arial" w:cs="Arial"/>
              </w:rPr>
              <w:t>Título do projeto: CANDY LOVE´S - RECEITAS</w:t>
            </w:r>
          </w:p>
        </w:tc>
      </w:tr>
    </w:tbl>
    <w:p w14:paraId="22B59ACD">
      <w:pPr>
        <w:pStyle w:val="7"/>
        <w:rPr>
          <w:rFonts w:ascii="Arial" w:hAnsi="Arial" w:cs="Arial"/>
        </w:rPr>
      </w:pPr>
    </w:p>
    <w:p w14:paraId="2C0072EE">
      <w:pPr>
        <w:pStyle w:val="7"/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622D05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21" w:hRule="atLeast"/>
        </w:trPr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5E0BD">
            <w:pPr>
              <w:pStyle w:val="7"/>
              <w:snapToGrid w:val="0"/>
              <w:spacing w:line="360" w:lineRule="auto"/>
              <w:jc w:val="both"/>
              <w:rPr>
                <w:del w:id="9" w:author="Aparecida Ferreira" w:date="2026-03-10T10:14:00Z"/>
                <w:rFonts w:ascii="Arial" w:hAnsi="Arial" w:cs="Arial"/>
              </w:rPr>
              <w:pPrChange w:id="8" w:author="Aparecida Ferreira" w:date="2026-03-10T10:14:00Z">
                <w:pPr>
                  <w:pStyle w:val="7"/>
                  <w:snapToGrid w:val="0"/>
                </w:pPr>
              </w:pPrChange>
            </w:pPr>
          </w:p>
          <w:p w14:paraId="4847F294">
            <w:pPr>
              <w:pStyle w:val="6"/>
              <w:autoSpaceDN/>
              <w:spacing w:after="0" w:line="360" w:lineRule="auto"/>
              <w:jc w:val="both"/>
              <w:rPr>
                <w:ins w:id="11" w:author="apare" w:date="2026-03-10T10:53:48Z"/>
                <w:rFonts w:hint="default" w:ascii="Arial, Helvetica, sans-serif" w:hAnsi="Arial, Helvetica, sans-serif" w:cs="Arial"/>
                <w:color w:val="222222"/>
                <w:sz w:val="24"/>
                <w:lang w:val="pt-BR"/>
              </w:rPr>
              <w:pPrChange w:id="10" w:author="apare" w:date="2026-03-10T10:54:02Z">
                <w:pPr>
                  <w:pStyle w:val="6"/>
                  <w:spacing w:after="160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 xml:space="preserve">Com o crescimento do uso </w:t>
            </w:r>
            <w:commentRangeStart w:id="0"/>
            <w:r>
              <w:rPr>
                <w:rFonts w:ascii="Arial, Helvetica, sans-serif" w:hAnsi="Arial, Helvetica, sans-serif" w:cs="Arial"/>
                <w:color w:val="222222"/>
                <w:sz w:val="24"/>
              </w:rPr>
              <w:t xml:space="preserve">de smartphones </w:t>
            </w:r>
            <w:commentRangeEnd w:id="0"/>
            <w:r>
              <w:rPr>
                <w:rStyle w:val="4"/>
                <w:rFonts w:ascii="Arial, Helvetica, sans-serif" w:hAnsi="Arial, Helvetica, sans-serif" w:cs="Arial"/>
                <w:color w:val="222222"/>
                <w:sz w:val="24"/>
                <w:szCs w:val="22"/>
              </w:rPr>
              <w:commentReference w:id="0"/>
            </w:r>
            <w:ins w:id="12" w:author="apare" w:date="2026-03-10T10:51:20Z">
              <w:r>
                <w:rPr>
                  <w:rFonts w:ascii="Arial" w:hAnsi="Arial" w:eastAsia="Times New Roman" w:cs="Arial"/>
                  <w:sz w:val="22"/>
                  <w:szCs w:val="22"/>
                  <w:rPrChange w:id="13" w:author="apare" w:date="2026-03-10T10:51:31Z">
                    <w:rPr>
                      <w:rFonts w:ascii="SimSun" w:hAnsi="SimSun" w:eastAsia="SimSun" w:cs="SimSun"/>
                      <w:sz w:val="24"/>
                      <w:szCs w:val="24"/>
                    </w:rPr>
                  </w:rPrChange>
                </w:rPr>
                <w:t xml:space="preserve"> </w:t>
              </w:r>
            </w:ins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e aplicativos, as pessoas têm buscado cada vez mais alternativas práticas e rápidas para o preparo de suas refeições.</w:t>
            </w:r>
            <w:ins w:id="15" w:author="apare" w:date="2026-03-10T10:53:16Z">
              <w:r>
                <w:rPr>
                  <w:rFonts w:hint="default" w:ascii="Arial, Helvetica, sans-serif" w:hAnsi="Arial, Helvetica, sans-serif" w:cs="Arial"/>
                  <w:color w:val="222222"/>
                  <w:sz w:val="24"/>
                  <w:lang w:val="pt-BR"/>
                </w:rPr>
                <w:t xml:space="preserve"> </w:t>
              </w:r>
            </w:ins>
          </w:p>
          <w:p w14:paraId="1BCB890E">
            <w:pPr>
              <w:pStyle w:val="6"/>
              <w:autoSpaceDN/>
              <w:spacing w:after="0" w:line="360" w:lineRule="auto"/>
              <w:jc w:val="both"/>
              <w:rPr>
                <w:ins w:id="17" w:author="apare" w:date="2026-03-10T10:54:18Z"/>
                <w:rFonts w:ascii="Arial, Helvetica, sans-serif" w:hAnsi="Arial, Helvetica, sans-serif" w:cs="Arial"/>
                <w:color w:val="222222"/>
                <w:sz w:val="24"/>
              </w:rPr>
              <w:pPrChange w:id="16" w:author="apare" w:date="2026-03-10T10:58:45Z">
                <w:pPr>
                  <w:pStyle w:val="6"/>
                  <w:spacing w:after="160"/>
                </w:pPr>
              </w:pPrChange>
            </w:pPr>
            <w:ins w:id="18" w:author="apare" w:date="2026-03-10T10:53:16Z">
              <w:r>
                <w:rPr>
                  <w:rStyle w:val="4"/>
                  <w:rFonts w:hint="default" w:ascii="Arial, Helvetica, sans-serif" w:hAnsi="Arial, Helvetica, sans-serif" w:cs="Arial"/>
                  <w:color w:val="222222"/>
                  <w:sz w:val="24"/>
                  <w:szCs w:val="22"/>
                  <w:lang w:val="pt-BR"/>
                </w:rPr>
                <w:t xml:space="preserve">Para (Gil, 2011) </w:t>
              </w:r>
            </w:ins>
            <w:ins w:id="19" w:author="apare" w:date="2026-03-10T10:53:16Z">
              <w:r>
                <w:rPr>
                  <w:rFonts w:ascii="Arial" w:hAnsi="Arial" w:eastAsia="Times New Roman" w:cs="Arial"/>
                  <w:sz w:val="22"/>
                  <w:szCs w:val="22"/>
                </w:rPr>
                <w:t>De alguns anos para cá, o mundo se tornou extremamente conectado e isso só é possível por causa dos processos de comunicação. Existem vários aparelhos capazes de transmitir informações</w:t>
              </w:r>
            </w:ins>
            <w:ins w:id="20" w:author="apare" w:date="2026-03-10T10:53:30Z">
              <w:r>
                <w:rPr>
                  <w:rFonts w:hint="default" w:ascii="Arial" w:hAnsi="Arial" w:cs="Arial"/>
                  <w:sz w:val="22"/>
                  <w:szCs w:val="22"/>
                  <w:lang w:val="pt-BR"/>
                </w:rPr>
                <w:t>.</w:t>
              </w:r>
            </w:ins>
            <w:r>
              <w:rPr>
                <w:rFonts w:ascii="Arial, Helvetica, sans-serif" w:hAnsi="Arial, Helvetica, sans-serif" w:cs="Arial"/>
                <w:color w:val="222222"/>
                <w:sz w:val="24"/>
              </w:rPr>
              <w:t xml:space="preserve"> Nesse contexto, o desenvolvimento de aplicativos </w:t>
            </w:r>
            <w:commentRangeStart w:id="1"/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culinários</w:t>
            </w:r>
            <w:commentRangeEnd w:id="1"/>
            <w:r>
              <w:rPr>
                <w:rStyle w:val="4"/>
                <w:rFonts w:ascii="Arial, Helvetica, sans-serif" w:hAnsi="Arial, Helvetica, sans-serif" w:cs="Arial"/>
                <w:color w:val="222222"/>
                <w:sz w:val="24"/>
                <w:szCs w:val="22"/>
              </w:rPr>
              <w:commentReference w:id="1"/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 xml:space="preserve"> tem se destacado, oferecendo uma forma simples e ágil de encontrar receitas para diversos momentos do dia.</w:t>
            </w:r>
            <w:bookmarkStart w:id="0" w:name="_GoBack"/>
            <w:bookmarkEnd w:id="0"/>
          </w:p>
          <w:p w14:paraId="10C47193">
            <w:pPr>
              <w:spacing w:after="160"/>
              <w:ind w:left="1416"/>
              <w:jc w:val="both"/>
              <w:rPr>
                <w:rFonts w:ascii="Arial" w:hAnsi="Arial" w:cs="Arial"/>
                <w:sz w:val="22"/>
                <w:lang w:val="pt-BR"/>
                <w:rPrChange w:id="22" w:author="apare" w:date="2026-03-10T10:57:14Z">
                  <w:rPr>
                    <w:rFonts w:ascii="Arial, Helvetica, sans-serif" w:hAnsi="Arial, Helvetica, sans-serif" w:cs="Arial"/>
                    <w:color w:val="222222"/>
                    <w:sz w:val="24"/>
                  </w:rPr>
                </w:rPrChange>
              </w:rPr>
              <w:pPrChange w:id="21" w:author="apare" w:date="2026-03-10T10:57:24Z">
                <w:pPr>
                  <w:pStyle w:val="6"/>
                  <w:spacing w:after="160"/>
                </w:pPr>
              </w:pPrChange>
            </w:pPr>
            <w:ins w:id="23" w:author="apare" w:date="2026-03-10T10:57:04Z">
              <w:r>
                <w:rPr>
                  <w:rFonts w:ascii="Arial" w:hAnsi="Arial" w:eastAsia="Times New Roman" w:cs="Arial"/>
                  <w:sz w:val="22"/>
                  <w:szCs w:val="22"/>
                  <w:rPrChange w:id="24" w:author="apare" w:date="2026-03-10T10:57:14Z">
                    <w:rPr>
                      <w:rFonts w:ascii="SimSun" w:hAnsi="SimSun" w:eastAsia="SimSun" w:cs="SimSun"/>
                      <w:sz w:val="24"/>
                      <w:szCs w:val="24"/>
                    </w:rPr>
                  </w:rPrChange>
                </w:rPr>
                <w:t>No Brasil, a influência desse estilo é reforçada com a chegada de renomados chefs franceses, como Paul Bocuse, Claude Troisgros e Laurent, entre outros, a partir da década de 1970. Esses chefs passaram a utilizar e a valorizar em seus pratos produtos brasileiros, como a jabuticaba, a pitanga, a manga, a farinha de mandioca e a mandioquinha, entre outros ingredientes, inaugurando o que atualmente se define como “gastronomia brasileira”, hoje praticada por profissionais locais que a toda hora revisitam ou reinterpretam a tradicional cozinha brasileira.</w:t>
              </w:r>
            </w:ins>
            <w:ins w:id="26" w:author="apare" w:date="2026-03-10T10:57:43Z">
              <w:r>
                <w:rPr>
                  <w:rFonts w:hint="default" w:ascii="Arial" w:hAnsi="Arial" w:eastAsia="Times New Roman" w:cs="Arial"/>
                  <w:sz w:val="22"/>
                  <w:szCs w:val="22"/>
                  <w:lang w:val="pt-BR"/>
                </w:rPr>
                <w:t xml:space="preserve"> </w:t>
              </w:r>
            </w:ins>
            <w:ins w:id="27" w:author="apare" w:date="2026-03-10T10:57:44Z">
              <w:r>
                <w:rPr>
                  <w:rFonts w:hint="default" w:ascii="Arial" w:hAnsi="Arial" w:eastAsia="Times New Roman" w:cs="Arial"/>
                  <w:sz w:val="22"/>
                  <w:szCs w:val="22"/>
                  <w:lang w:val="pt-BR"/>
                </w:rPr>
                <w:t>(</w:t>
              </w:r>
            </w:ins>
            <w:ins w:id="28" w:author="apare" w:date="2026-03-10T10:57:46Z">
              <w:r>
                <w:rPr>
                  <w:rFonts w:hint="default" w:ascii="Arial" w:hAnsi="Arial" w:eastAsia="Times New Roman" w:cs="Arial"/>
                  <w:sz w:val="22"/>
                  <w:szCs w:val="22"/>
                  <w:lang w:val="pt-BR"/>
                </w:rPr>
                <w:t>GO</w:t>
              </w:r>
            </w:ins>
            <w:ins w:id="29" w:author="apare" w:date="2026-03-10T10:57:47Z">
              <w:r>
                <w:rPr>
                  <w:rFonts w:hint="default" w:ascii="Arial" w:hAnsi="Arial" w:eastAsia="Times New Roman" w:cs="Arial"/>
                  <w:sz w:val="22"/>
                  <w:szCs w:val="22"/>
                  <w:lang w:val="pt-BR"/>
                </w:rPr>
                <w:t>MES,</w:t>
              </w:r>
            </w:ins>
            <w:ins w:id="30" w:author="apare" w:date="2026-03-10T10:57:48Z">
              <w:r>
                <w:rPr>
                  <w:rFonts w:hint="default" w:ascii="Arial" w:hAnsi="Arial" w:eastAsia="Times New Roman" w:cs="Arial"/>
                  <w:sz w:val="22"/>
                  <w:szCs w:val="22"/>
                  <w:lang w:val="pt-BR"/>
                </w:rPr>
                <w:t>20</w:t>
              </w:r>
            </w:ins>
            <w:ins w:id="31" w:author="apare" w:date="2026-03-10T10:57:52Z">
              <w:r>
                <w:rPr>
                  <w:rFonts w:hint="default" w:ascii="Arial" w:hAnsi="Arial" w:eastAsia="Times New Roman" w:cs="Arial"/>
                  <w:sz w:val="22"/>
                  <w:szCs w:val="22"/>
                  <w:lang w:val="pt-BR"/>
                </w:rPr>
                <w:t>04</w:t>
              </w:r>
            </w:ins>
            <w:ins w:id="32" w:author="apare" w:date="2026-03-10T10:57:56Z">
              <w:r>
                <w:rPr>
                  <w:rFonts w:hint="default" w:ascii="Arial" w:hAnsi="Arial" w:eastAsia="Times New Roman" w:cs="Arial"/>
                  <w:sz w:val="22"/>
                  <w:szCs w:val="22"/>
                  <w:lang w:val="pt-BR"/>
                </w:rPr>
                <w:t>)</w:t>
              </w:r>
            </w:ins>
          </w:p>
          <w:p w14:paraId="6A55A21E">
            <w:pPr>
              <w:pStyle w:val="6"/>
              <w:spacing w:after="160" w:line="360" w:lineRule="auto"/>
              <w:jc w:val="both"/>
              <w:rPr>
                <w:rFonts w:ascii="Arial" w:hAnsi="Arial" w:cs="Arial"/>
              </w:rPr>
              <w:pPrChange w:id="33" w:author="Aparecida Ferreira" w:date="2026-03-10T10:14:00Z">
                <w:pPr>
                  <w:pStyle w:val="6"/>
                  <w:spacing w:after="160" w:line="259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O projeto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Candy Love’s – Receitas</w:t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 xml:space="preserve"> visa a criação de um aplicativo que permita aos usuários acessarem receitas de doces e salgados, organizadas de maneira intuitiva. A estética do app será inspirada em uma temática romântica e delicada, evocando o universo da </w:t>
            </w:r>
            <w:commentRangeStart w:id="2"/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confeitaria,</w:t>
            </w:r>
            <w:commentRangeEnd w:id="2"/>
            <w:r>
              <w:rPr>
                <w:rStyle w:val="4"/>
                <w:rFonts w:ascii="Arial, Helvetica, sans-serif" w:hAnsi="Arial, Helvetica, sans-serif" w:cs="Arial"/>
                <w:color w:val="222222"/>
                <w:sz w:val="24"/>
                <w:szCs w:val="22"/>
              </w:rPr>
              <w:commentReference w:id="2"/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 xml:space="preserve"> similar ao estilo visual do jogo Amor Doce. O </w:t>
            </w:r>
            <w:commentRangeStart w:id="3"/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app</w:t>
            </w:r>
            <w:commentRangeEnd w:id="3"/>
            <w:r>
              <w:rPr>
                <w:rStyle w:val="4"/>
                <w:rFonts w:ascii="Arial, Helvetica, sans-serif" w:hAnsi="Arial, Helvetica, sans-serif" w:cs="Arial"/>
                <w:color w:val="222222"/>
                <w:sz w:val="24"/>
                <w:szCs w:val="22"/>
              </w:rPr>
              <w:commentReference w:id="3"/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 xml:space="preserve"> será interativo e atrativo, permitindo que os usuários realizem login e explorem receitas de bolos, pudins, mousses, salgados e muito mais.</w:t>
            </w:r>
          </w:p>
          <w:p w14:paraId="72395667">
            <w:pPr>
              <w:pStyle w:val="6"/>
              <w:spacing w:after="160" w:line="360" w:lineRule="auto"/>
              <w:jc w:val="both"/>
              <w:rPr>
                <w:del w:id="35" w:author="Aparecida Ferreira" w:date="2026-03-10T10:34:00Z"/>
                <w:rFonts w:ascii="Arial, Helvetica, sans-serif" w:hAnsi="Arial, Helvetica, sans-serif" w:cs="Arial"/>
                <w:color w:val="222222"/>
                <w:sz w:val="24"/>
              </w:rPr>
              <w:pPrChange w:id="34" w:author="Aparecida Ferreira" w:date="2026-03-10T10:34:00Z">
                <w:pPr>
                  <w:pStyle w:val="6"/>
                  <w:spacing w:after="160" w:line="259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Além disso, o aplicativo será constantemente atualizado para refletir datas comemorativas, como Páscoa, Natal e o "Dia do Doce". Nessas datas, o app trará receitas temáticas que condizem com a celebração. No especial de Natal, por exemplo, o app oferecerá um tutorial completo de receitas típicas da época, incluindo sugestões de ovos de Páscoa e outros pratos festivos.</w:t>
            </w:r>
          </w:p>
          <w:p w14:paraId="1CB490C6">
            <w:pPr>
              <w:pStyle w:val="6"/>
              <w:spacing w:after="160" w:line="360" w:lineRule="auto"/>
              <w:jc w:val="both"/>
              <w:rPr>
                <w:rFonts w:ascii="Arial" w:hAnsi="Arial" w:cs="Arial"/>
              </w:rPr>
              <w:pPrChange w:id="36" w:author="Aparecida Ferreira" w:date="2026-03-10T10:34:00Z">
                <w:pPr>
                  <w:pStyle w:val="7"/>
                </w:pPr>
              </w:pPrChange>
            </w:pPr>
          </w:p>
        </w:tc>
      </w:tr>
    </w:tbl>
    <w:p w14:paraId="10A0C18E">
      <w:pPr>
        <w:pStyle w:val="7"/>
      </w:pPr>
      <w:r>
        <w:rPr>
          <w:rFonts w:ascii="Arial" w:hAnsi="Arial" w:cs="Arial"/>
        </w:rPr>
        <w:t>HIPÓTESE / SOLUÇÃO</w:t>
      </w: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2A0D76B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2E0D6D">
            <w:pPr>
              <w:pStyle w:val="6"/>
              <w:snapToGrid w:val="0"/>
              <w:spacing w:after="160"/>
              <w:jc w:val="both"/>
              <w:rPr>
                <w:rFonts w:ascii="Arial, Helvetica, sans-serif" w:hAnsi="Arial, Helvetica, sans-serif" w:cs="Arial"/>
                <w:color w:val="222222"/>
                <w:sz w:val="24"/>
              </w:rPr>
              <w:pPrChange w:id="37" w:author="Aparecida Ferreira" w:date="2026-03-10T10:34:00Z">
                <w:pPr>
                  <w:pStyle w:val="6"/>
                  <w:snapToGrid w:val="0"/>
                  <w:spacing w:after="160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Com a crescente oferta de receitas na internet, muitos usuários enfrentam dificuldades devido à desorganização das informações, excesso de propagandas ou pela dificuldade em encontrar receitas específicas para datas comemorativas.</w:t>
            </w:r>
          </w:p>
          <w:p w14:paraId="3BC5C1D9">
            <w:pPr>
              <w:pStyle w:val="6"/>
              <w:snapToGrid w:val="0"/>
              <w:spacing w:after="160" w:line="259" w:lineRule="auto"/>
              <w:jc w:val="both"/>
              <w:rPr>
                <w:rFonts w:ascii="Arial" w:hAnsi="Arial" w:cs="Arial"/>
              </w:rPr>
              <w:pPrChange w:id="38" w:author="Aparecida Ferreira" w:date="2026-03-10T10:34:00Z">
                <w:pPr>
                  <w:pStyle w:val="6"/>
                  <w:snapToGrid w:val="0"/>
                  <w:spacing w:after="160" w:line="259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A proposta do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Candy Love’s – Receitas</w:t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 é resolver esse problema por meio de um aplicativo simples, organizado e com uma interface visualmente atraente. O app trará:</w:t>
            </w:r>
          </w:p>
          <w:p w14:paraId="2CAA84F7">
            <w:pPr>
              <w:pStyle w:val="6"/>
              <w:numPr>
                <w:ilvl w:val="0"/>
                <w:numId w:val="1"/>
              </w:numPr>
              <w:snapToGrid w:val="0"/>
              <w:spacing w:after="160" w:line="259" w:lineRule="auto"/>
              <w:ind w:left="225"/>
              <w:jc w:val="both"/>
              <w:rPr>
                <w:rFonts w:ascii="Arial" w:hAnsi="Arial" w:cs="Arial"/>
              </w:rPr>
              <w:pPrChange w:id="39" w:author="Aparecida Ferreira" w:date="2026-03-10T10:34:00Z">
                <w:pPr>
                  <w:pStyle w:val="6"/>
                  <w:numPr>
                    <w:ilvl w:val="0"/>
                    <w:numId w:val="1"/>
                  </w:numPr>
                  <w:snapToGrid w:val="0"/>
                  <w:spacing w:after="160" w:line="259" w:lineRule="auto"/>
                  <w:ind w:left="225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Um sistema de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login</w:t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 para um acesso mais personalizado</w:t>
            </w:r>
            <w:ins w:id="40" w:author="Aparecida Ferreira" w:date="2026-03-10T10:35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t>.</w:t>
              </w:r>
            </w:ins>
          </w:p>
          <w:p w14:paraId="24BBCE20">
            <w:pPr>
              <w:pStyle w:val="6"/>
              <w:numPr>
                <w:ilvl w:val="0"/>
                <w:numId w:val="1"/>
              </w:numPr>
              <w:snapToGrid w:val="0"/>
              <w:spacing w:after="160" w:line="259" w:lineRule="auto"/>
              <w:ind w:left="225"/>
              <w:jc w:val="both"/>
              <w:rPr>
                <w:rFonts w:ascii="Arial" w:hAnsi="Arial" w:cs="Arial"/>
              </w:rPr>
              <w:pPrChange w:id="41" w:author="Aparecida Ferreira" w:date="2026-03-10T10:34:00Z">
                <w:pPr>
                  <w:pStyle w:val="6"/>
                  <w:numPr>
                    <w:ilvl w:val="0"/>
                    <w:numId w:val="1"/>
                  </w:numPr>
                  <w:snapToGrid w:val="0"/>
                  <w:spacing w:after="160" w:line="259" w:lineRule="auto"/>
                  <w:ind w:left="225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Receitas organizadas por categorias</w:t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, como bolos, pudins, mousses, salgados e outras sobremesas</w:t>
            </w:r>
            <w:ins w:id="42" w:author="Aparecida Ferreira" w:date="2026-03-10T10:35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t>.</w:t>
              </w:r>
            </w:ins>
          </w:p>
          <w:p w14:paraId="53DF65A9">
            <w:pPr>
              <w:pStyle w:val="6"/>
              <w:numPr>
                <w:ilvl w:val="0"/>
                <w:numId w:val="1"/>
              </w:numPr>
              <w:snapToGrid w:val="0"/>
              <w:spacing w:after="160" w:line="259" w:lineRule="auto"/>
              <w:ind w:left="225"/>
              <w:jc w:val="both"/>
              <w:rPr>
                <w:rFonts w:ascii="Arial" w:hAnsi="Arial" w:cs="Arial"/>
              </w:rPr>
              <w:pPrChange w:id="43" w:author="Aparecida Ferreira" w:date="2026-03-10T10:34:00Z">
                <w:pPr>
                  <w:pStyle w:val="6"/>
                  <w:numPr>
                    <w:ilvl w:val="0"/>
                    <w:numId w:val="1"/>
                  </w:numPr>
                  <w:snapToGrid w:val="0"/>
                  <w:spacing w:after="160" w:line="259" w:lineRule="auto"/>
                  <w:ind w:left="225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Atualizações temáticas</w:t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, oferecendo receitas de acordo com datas comemorativas como Páscoa, Natal e o Dia do Doce</w:t>
            </w:r>
            <w:ins w:id="44" w:author="Aparecida Ferreira" w:date="2026-03-10T10:35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t>.</w:t>
              </w:r>
            </w:ins>
          </w:p>
          <w:p w14:paraId="3C4BDB89">
            <w:pPr>
              <w:pStyle w:val="6"/>
              <w:numPr>
                <w:ilvl w:val="0"/>
                <w:numId w:val="1"/>
              </w:numPr>
              <w:snapToGrid w:val="0"/>
              <w:spacing w:after="160" w:line="259" w:lineRule="auto"/>
              <w:ind w:left="225"/>
              <w:jc w:val="both"/>
              <w:rPr>
                <w:rFonts w:ascii="Arial" w:hAnsi="Arial" w:cs="Arial"/>
              </w:rPr>
              <w:pPrChange w:id="45" w:author="Aparecida Ferreira" w:date="2026-03-10T10:34:00Z">
                <w:pPr>
                  <w:pStyle w:val="6"/>
                  <w:numPr>
                    <w:ilvl w:val="0"/>
                    <w:numId w:val="1"/>
                  </w:numPr>
                  <w:snapToGrid w:val="0"/>
                  <w:spacing w:after="160" w:line="259" w:lineRule="auto"/>
                  <w:ind w:left="225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Interface visual romântica e temática</w:t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, inspirada em confeitaria e festas, oferecendo uma experiência única e acolhedora</w:t>
            </w:r>
            <w:ins w:id="46" w:author="Aparecida Ferreira" w:date="2026-03-10T10:35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t>.</w:t>
              </w:r>
            </w:ins>
          </w:p>
          <w:p w14:paraId="4531FA20">
            <w:pPr>
              <w:pStyle w:val="6"/>
              <w:snapToGrid w:val="0"/>
              <w:spacing w:after="160" w:line="259" w:lineRule="auto"/>
              <w:jc w:val="both"/>
              <w:rPr>
                <w:del w:id="48" w:author="Aparecida Ferreira" w:date="2026-03-10T10:34:00Z"/>
                <w:rFonts w:ascii="Arial, Helvetica, sans-serif" w:hAnsi="Arial, Helvetica, sans-serif" w:cs="Arial"/>
                <w:color w:val="222222"/>
                <w:sz w:val="24"/>
              </w:rPr>
              <w:pPrChange w:id="47" w:author="Aparecida Ferreira" w:date="2026-03-10T10:34:00Z">
                <w:pPr>
                  <w:pStyle w:val="6"/>
                  <w:snapToGrid w:val="0"/>
                  <w:spacing w:after="160" w:line="259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Com isso, o objetivo do aplicativo é proporcionar uma experiência de uso simples e eficiente, focando na organização e fácil acesso a receitas para diferentes momentos.</w:t>
            </w:r>
          </w:p>
          <w:p w14:paraId="295571EC">
            <w:pPr>
              <w:pStyle w:val="6"/>
              <w:snapToGrid w:val="0"/>
              <w:spacing w:after="160" w:line="259" w:lineRule="auto"/>
              <w:jc w:val="both"/>
              <w:rPr>
                <w:del w:id="50" w:author="Aparecida Ferreira" w:date="2026-03-10T10:34:00Z"/>
                <w:rFonts w:ascii="Arial" w:hAnsi="Arial" w:cs="Arial"/>
              </w:rPr>
              <w:pPrChange w:id="49" w:author="Aparecida Ferreira" w:date="2026-03-10T10:34:00Z">
                <w:pPr>
                  <w:pStyle w:val="7"/>
                  <w:snapToGrid w:val="0"/>
                </w:pPr>
              </w:pPrChange>
            </w:pPr>
          </w:p>
          <w:p w14:paraId="4E002B79">
            <w:pPr>
              <w:pStyle w:val="7"/>
              <w:rPr>
                <w:del w:id="51" w:author="Aparecida Ferreira" w:date="2026-03-10T10:34:00Z"/>
              </w:rPr>
            </w:pPr>
          </w:p>
          <w:p w14:paraId="77909865">
            <w:pPr>
              <w:pStyle w:val="7"/>
              <w:rPr>
                <w:del w:id="52" w:author="Aparecida Ferreira" w:date="2026-03-10T10:34:00Z"/>
                <w:rFonts w:ascii="Arial" w:hAnsi="Arial" w:cs="Arial"/>
              </w:rPr>
            </w:pPr>
          </w:p>
          <w:p w14:paraId="013359EC">
            <w:pPr>
              <w:pStyle w:val="7"/>
              <w:rPr>
                <w:rFonts w:ascii="Arial" w:hAnsi="Arial" w:cs="Arial"/>
              </w:rPr>
            </w:pPr>
          </w:p>
        </w:tc>
      </w:tr>
    </w:tbl>
    <w:p w14:paraId="618F5AD6">
      <w:pPr>
        <w:pStyle w:val="7"/>
        <w:rPr>
          <w:rFonts w:ascii="Arial" w:hAnsi="Arial" w:cs="Arial"/>
        </w:rPr>
      </w:pPr>
    </w:p>
    <w:p w14:paraId="539CB6B8">
      <w:pPr>
        <w:pStyle w:val="7"/>
        <w:rPr>
          <w:del w:id="53" w:author="Aparecida Ferreira" w:date="2026-03-10T10:35:00Z"/>
          <w:rFonts w:ascii="Arial" w:hAnsi="Arial" w:cs="Arial"/>
        </w:rPr>
      </w:pPr>
    </w:p>
    <w:p w14:paraId="3E1A9373">
      <w:pPr>
        <w:pStyle w:val="7"/>
        <w:rPr>
          <w:rFonts w:ascii="Arial" w:hAnsi="Arial" w:cs="Arial"/>
        </w:rPr>
      </w:pPr>
    </w:p>
    <w:p w14:paraId="1C977E1E">
      <w:pPr>
        <w:pStyle w:val="7"/>
        <w:ind w:right="1134"/>
      </w:pPr>
      <w:r>
        <w:rPr>
          <w:rFonts w:ascii="Arial" w:hAnsi="Arial" w:cs="Arial"/>
        </w:rPr>
        <w:t>DISCIPLINAS ENVOLVIDAS</w:t>
      </w: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A2B8B6B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CE087B">
            <w:pPr>
              <w:pStyle w:val="6"/>
              <w:spacing w:after="160"/>
              <w:jc w:val="both"/>
              <w:rPr>
                <w:rFonts w:ascii="Arial" w:hAnsi="Arial" w:cs="Arial"/>
              </w:rPr>
              <w:pPrChange w:id="54" w:author="Aparecida Ferreira" w:date="2026-03-10T10:35:00Z">
                <w:pPr>
                  <w:pStyle w:val="6"/>
                  <w:spacing w:after="160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Análise de Projetos e Sistemas</w:t>
            </w:r>
          </w:p>
          <w:p w14:paraId="4D2850BE">
            <w:pPr>
              <w:pStyle w:val="6"/>
              <w:spacing w:after="160" w:line="259" w:lineRule="auto"/>
              <w:jc w:val="both"/>
              <w:rPr>
                <w:rFonts w:ascii="Arial, Helvetica, sans-serif" w:hAnsi="Arial, Helvetica, sans-serif" w:cs="Arial"/>
                <w:color w:val="222222"/>
                <w:sz w:val="24"/>
              </w:rPr>
              <w:pPrChange w:id="55" w:author="Aparecida Ferreira" w:date="2026-03-10T10:35:00Z">
                <w:pPr>
                  <w:pStyle w:val="6"/>
                  <w:spacing w:after="160" w:line="259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Essa disciplina será fundamental para planejar e estruturar o desenvolvimento do aplicativo. Nela, serão definidos os requisitos do sistema, as funcionalidades principais (login, organização de receitas, e atualizações sazonais), e os fluxos de interação do usuário.</w:t>
            </w:r>
          </w:p>
          <w:p w14:paraId="1EAE5ED2">
            <w:pPr>
              <w:pStyle w:val="6"/>
              <w:spacing w:after="160" w:line="259" w:lineRule="auto"/>
              <w:jc w:val="both"/>
              <w:rPr>
                <w:rFonts w:ascii="Arial" w:hAnsi="Arial" w:cs="Arial"/>
              </w:rPr>
              <w:pPrChange w:id="56" w:author="Aparecida Ferreira" w:date="2026-03-10T10:35:00Z">
                <w:pPr>
                  <w:pStyle w:val="6"/>
                  <w:spacing w:after="160" w:line="259" w:lineRule="auto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Banco de Dados</w:t>
            </w:r>
          </w:p>
          <w:p w14:paraId="227850F1">
            <w:pPr>
              <w:pStyle w:val="6"/>
              <w:spacing w:after="160" w:line="259" w:lineRule="auto"/>
              <w:jc w:val="both"/>
              <w:rPr>
                <w:rFonts w:ascii="Arial, Helvetica, sans-serif" w:hAnsi="Arial, Helvetica, sans-serif" w:cs="Arial"/>
                <w:color w:val="222222"/>
                <w:sz w:val="24"/>
              </w:rPr>
              <w:pPrChange w:id="57" w:author="Aparecida Ferreira" w:date="2026-03-10T10:35:00Z">
                <w:pPr>
                  <w:pStyle w:val="6"/>
                  <w:spacing w:after="160" w:line="259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O banco de dados será responsável por armazenar informações importantes, como o cadastro dos usuários, receitas, ingredientes e a categorização de pratos, além de permitir a atualização das receitas para as datas comemorativas. A integridade e acessibilidade dos dados serão aspectos-chave para o sucesso do aplicativo.</w:t>
            </w:r>
          </w:p>
          <w:p w14:paraId="7CC5FF4B">
            <w:pPr>
              <w:pStyle w:val="6"/>
              <w:spacing w:after="160" w:line="259" w:lineRule="auto"/>
              <w:jc w:val="both"/>
              <w:rPr>
                <w:rFonts w:ascii="Arial" w:hAnsi="Arial" w:cs="Arial"/>
              </w:rPr>
              <w:pPrChange w:id="58" w:author="Aparecida Ferreira" w:date="2026-03-10T10:35:00Z">
                <w:pPr>
                  <w:pStyle w:val="6"/>
                  <w:spacing w:after="160" w:line="259" w:lineRule="auto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Web Design</w:t>
            </w:r>
          </w:p>
          <w:p w14:paraId="52DFE6F7">
            <w:pPr>
              <w:pStyle w:val="6"/>
              <w:spacing w:after="160" w:line="259" w:lineRule="auto"/>
              <w:jc w:val="both"/>
              <w:rPr>
                <w:rFonts w:ascii="Arial, Helvetica, sans-serif" w:hAnsi="Arial, Helvetica, sans-serif" w:cs="Arial"/>
                <w:color w:val="222222"/>
                <w:sz w:val="24"/>
              </w:rPr>
              <w:pPrChange w:id="59" w:author="Aparecida Ferreira" w:date="2026-03-10T10:35:00Z">
                <w:pPr>
                  <w:pStyle w:val="6"/>
                  <w:spacing w:after="160" w:line="259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A disciplina de Web Design será fundamental para criar uma interface agradável e intuitiva. A estética será inspirada em elementos de confeitaria e romance, garantindo uma navegação simples e eficiente, com uma experiência de uso envolvente e acessível.</w:t>
            </w:r>
          </w:p>
          <w:p w14:paraId="72AC8258">
            <w:pPr>
              <w:pStyle w:val="7"/>
              <w:rPr>
                <w:del w:id="60" w:author="Aparecida Ferreira" w:date="2026-03-10T10:35:00Z"/>
                <w:rFonts w:ascii="Arial" w:hAnsi="Arial" w:cs="Arial"/>
              </w:rPr>
            </w:pPr>
          </w:p>
          <w:p w14:paraId="5F116A65">
            <w:pPr>
              <w:pStyle w:val="7"/>
              <w:rPr>
                <w:rFonts w:ascii="Arial" w:hAnsi="Arial" w:cs="Arial"/>
              </w:rPr>
            </w:pPr>
          </w:p>
        </w:tc>
      </w:tr>
    </w:tbl>
    <w:p w14:paraId="339062D6">
      <w:pPr>
        <w:pStyle w:val="7"/>
        <w:rPr>
          <w:rFonts w:ascii="Arial" w:hAnsi="Arial" w:cs="Arial"/>
        </w:rPr>
      </w:pPr>
    </w:p>
    <w:p w14:paraId="452C72D9">
      <w:pPr>
        <w:pStyle w:val="7"/>
      </w:pPr>
      <w:r>
        <w:rPr>
          <w:rFonts w:ascii="Arial" w:hAnsi="Arial" w:cs="Arial"/>
        </w:rPr>
        <w:t>OBJETIVO GERAL</w:t>
      </w: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55B0ECD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ED722">
            <w:pPr>
              <w:pStyle w:val="7"/>
              <w:snapToGrid w:val="0"/>
              <w:spacing w:line="360" w:lineRule="auto"/>
              <w:jc w:val="both"/>
              <w:rPr>
                <w:del w:id="62" w:author="Aparecida Ferreira" w:date="2026-03-10T10:35:00Z"/>
                <w:rFonts w:ascii="Arial" w:hAnsi="Arial" w:cs="Arial"/>
              </w:rPr>
              <w:pPrChange w:id="61" w:author="Aparecida Ferreira" w:date="2026-03-10T10:36:00Z">
                <w:pPr>
                  <w:pStyle w:val="7"/>
                  <w:snapToGrid w:val="0"/>
                </w:pPr>
              </w:pPrChange>
            </w:pPr>
          </w:p>
          <w:p w14:paraId="66D00732">
            <w:pPr>
              <w:pStyle w:val="7"/>
              <w:spacing w:line="360" w:lineRule="auto"/>
              <w:jc w:val="both"/>
              <w:rPr>
                <w:rFonts w:ascii="Arial" w:hAnsi="Arial" w:eastAsia="Calibri" w:cs="Arial"/>
                <w:lang w:eastAsia="pt-BR"/>
              </w:rPr>
              <w:pPrChange w:id="63" w:author="Aparecida Ferreira" w:date="2026-03-10T10:36:00Z">
                <w:pPr>
                  <w:pStyle w:val="7"/>
                </w:pPr>
              </w:pPrChange>
            </w:pP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Desenvolver o aplicativo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  <w:lang w:eastAsia="pt-BR"/>
              </w:rPr>
              <w:t>Candy Love’s – Receitas</w:t>
            </w: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, que oferece uma plataforma organizada e agradável para usuários que buscam receitas de doces e salgados, com atualizações temáticas para datas comemorativas como Natal, Páscoa e o Dia do Doce.</w:t>
            </w:r>
          </w:p>
        </w:tc>
      </w:tr>
    </w:tbl>
    <w:p w14:paraId="7F79FE17">
      <w:pPr>
        <w:pStyle w:val="7"/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66CF4E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5B557">
            <w:pPr>
              <w:pStyle w:val="7"/>
              <w:jc w:val="both"/>
              <w:rPr>
                <w:del w:id="65" w:author="Aparecida Ferreira" w:date="2026-03-10T10:36:00Z"/>
                <w:rFonts w:ascii="Arial" w:hAnsi="Arial" w:eastAsia="Calibri" w:cs="Arial"/>
                <w:lang w:eastAsia="pt-BR"/>
              </w:rPr>
              <w:pPrChange w:id="64" w:author="Aparecida Ferreira" w:date="2026-03-10T10:36:00Z">
                <w:pPr>
                  <w:pStyle w:val="7"/>
                </w:pPr>
              </w:pPrChange>
            </w:pPr>
          </w:p>
          <w:p w14:paraId="09DA7D30">
            <w:pPr>
              <w:pStyle w:val="6"/>
              <w:spacing w:after="160"/>
              <w:jc w:val="both"/>
              <w:rPr>
                <w:rFonts w:ascii="Arial" w:hAnsi="Arial" w:eastAsia="Calibri" w:cs="Arial"/>
                <w:lang w:eastAsia="pt-BR"/>
              </w:rPr>
              <w:pPrChange w:id="66" w:author="Aparecida Ferreira" w:date="2026-03-10T10:36:00Z">
                <w:pPr>
                  <w:pStyle w:val="6"/>
                  <w:spacing w:after="160"/>
                </w:pPr>
              </w:pPrChange>
            </w:pP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Desenvolver um sistema de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  <w:lang w:eastAsia="pt-BR"/>
              </w:rPr>
              <w:t>login para acesso ao aplicativo</w:t>
            </w:r>
          </w:p>
          <w:p w14:paraId="1E013EDB">
            <w:pPr>
              <w:pStyle w:val="6"/>
              <w:numPr>
                <w:ilvl w:val="0"/>
                <w:numId w:val="2"/>
              </w:numPr>
              <w:spacing w:after="160" w:line="259" w:lineRule="auto"/>
              <w:ind w:left="225"/>
              <w:jc w:val="both"/>
              <w:rPr>
                <w:rFonts w:ascii="Arial" w:hAnsi="Arial" w:eastAsia="Calibri" w:cs="Arial"/>
                <w:lang w:eastAsia="pt-BR"/>
              </w:rPr>
              <w:pPrChange w:id="67" w:author="Aparecida Ferreira" w:date="2026-03-10T10:36:00Z">
                <w:pPr>
                  <w:pStyle w:val="6"/>
                  <w:numPr>
                    <w:ilvl w:val="0"/>
                    <w:numId w:val="2"/>
                  </w:numPr>
                  <w:spacing w:after="160" w:line="259" w:lineRule="auto"/>
                  <w:ind w:left="225"/>
                </w:pPr>
              </w:pPrChange>
            </w:pP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Criar um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  <w:lang w:eastAsia="pt-BR"/>
              </w:rPr>
              <w:t>banco de dados eficiente para armazenar e organizar as receitas</w:t>
            </w:r>
          </w:p>
          <w:p w14:paraId="30D515AD">
            <w:pPr>
              <w:pStyle w:val="6"/>
              <w:numPr>
                <w:ilvl w:val="0"/>
                <w:numId w:val="2"/>
              </w:numPr>
              <w:spacing w:after="160" w:line="259" w:lineRule="auto"/>
              <w:ind w:left="225"/>
              <w:jc w:val="both"/>
              <w:rPr>
                <w:rFonts w:ascii="Arial" w:hAnsi="Arial" w:eastAsia="Calibri" w:cs="Arial"/>
                <w:lang w:eastAsia="pt-BR"/>
              </w:rPr>
              <w:pPrChange w:id="68" w:author="Aparecida Ferreira" w:date="2026-03-10T10:36:00Z">
                <w:pPr>
                  <w:pStyle w:val="6"/>
                  <w:numPr>
                    <w:ilvl w:val="0"/>
                    <w:numId w:val="2"/>
                  </w:numPr>
                  <w:spacing w:after="160" w:line="259" w:lineRule="auto"/>
                  <w:ind w:left="225"/>
                </w:pPr>
              </w:pPrChange>
            </w:pP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Organizar as receitas em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  <w:lang w:eastAsia="pt-BR"/>
              </w:rPr>
              <w:t>categorias específicas</w:t>
            </w: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, como bolos, pudins, mousses e salgados</w:t>
            </w:r>
          </w:p>
          <w:p w14:paraId="79AD5793">
            <w:pPr>
              <w:pStyle w:val="6"/>
              <w:numPr>
                <w:ilvl w:val="0"/>
                <w:numId w:val="2"/>
              </w:numPr>
              <w:spacing w:after="160" w:line="259" w:lineRule="auto"/>
              <w:ind w:left="225"/>
              <w:jc w:val="both"/>
              <w:rPr>
                <w:rFonts w:ascii="Arial" w:hAnsi="Arial" w:eastAsia="Calibri" w:cs="Arial"/>
                <w:lang w:eastAsia="pt-BR"/>
              </w:rPr>
              <w:pPrChange w:id="69" w:author="Aparecida Ferreira" w:date="2026-03-10T10:36:00Z">
                <w:pPr>
                  <w:pStyle w:val="6"/>
                  <w:numPr>
                    <w:ilvl w:val="0"/>
                    <w:numId w:val="2"/>
                  </w:numPr>
                  <w:spacing w:after="160" w:line="259" w:lineRule="auto"/>
                  <w:ind w:left="225"/>
                </w:pPr>
              </w:pPrChange>
            </w:pP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Implementar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  <w:lang w:eastAsia="pt-BR"/>
              </w:rPr>
              <w:t>atualizações sazonais</w:t>
            </w: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, com receitas temáticas para datas comemorativas como Páscoa e Natal</w:t>
            </w:r>
          </w:p>
          <w:p w14:paraId="0A05986B">
            <w:pPr>
              <w:pStyle w:val="6"/>
              <w:numPr>
                <w:ilvl w:val="0"/>
                <w:numId w:val="2"/>
              </w:numPr>
              <w:spacing w:after="160" w:line="259" w:lineRule="auto"/>
              <w:ind w:left="225"/>
              <w:jc w:val="both"/>
              <w:rPr>
                <w:rFonts w:ascii="Arial" w:hAnsi="Arial" w:eastAsia="Calibri" w:cs="Arial"/>
                <w:lang w:eastAsia="pt-BR"/>
              </w:rPr>
              <w:pPrChange w:id="70" w:author="Aparecida Ferreira" w:date="2026-03-10T10:36:00Z">
                <w:pPr>
                  <w:pStyle w:val="6"/>
                  <w:numPr>
                    <w:ilvl w:val="0"/>
                    <w:numId w:val="2"/>
                  </w:numPr>
                  <w:spacing w:after="160" w:line="259" w:lineRule="auto"/>
                  <w:ind w:left="225"/>
                </w:pPr>
              </w:pPrChange>
            </w:pP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Criar uma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  <w:lang w:eastAsia="pt-BR"/>
              </w:rPr>
              <w:t>interface visual atrativa</w:t>
            </w: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, com uma estética romântica e temática de confeitaria</w:t>
            </w:r>
          </w:p>
          <w:p w14:paraId="13B4F7A6">
            <w:pPr>
              <w:pStyle w:val="6"/>
              <w:numPr>
                <w:ilvl w:val="0"/>
                <w:numId w:val="2"/>
              </w:numPr>
              <w:spacing w:after="160" w:line="259" w:lineRule="auto"/>
              <w:ind w:left="225"/>
              <w:jc w:val="both"/>
              <w:rPr>
                <w:rFonts w:ascii="Arial" w:hAnsi="Arial" w:eastAsia="Calibri" w:cs="Arial"/>
                <w:lang w:eastAsia="pt-BR"/>
              </w:rPr>
              <w:pPrChange w:id="71" w:author="Aparecida Ferreira" w:date="2026-03-10T10:36:00Z">
                <w:pPr>
                  <w:pStyle w:val="6"/>
                  <w:numPr>
                    <w:ilvl w:val="0"/>
                    <w:numId w:val="2"/>
                  </w:numPr>
                  <w:spacing w:after="160" w:line="259" w:lineRule="auto"/>
                  <w:ind w:left="225"/>
                </w:pPr>
              </w:pPrChange>
            </w:pP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Garantir que o aplicativo seja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  <w:lang w:eastAsia="pt-BR"/>
              </w:rPr>
              <w:t>fácil de usar</w:t>
            </w:r>
            <w:r>
              <w:rPr>
                <w:rFonts w:ascii="Arial, Helvetica, sans-serif" w:hAnsi="Arial, Helvetica, sans-serif" w:eastAsia="Calibri" w:cs="Arial"/>
                <w:color w:val="222222"/>
                <w:sz w:val="24"/>
                <w:lang w:eastAsia="pt-BR"/>
              </w:rPr>
              <w:t>, com uma navegação intuitiva e uma experiência agradável para os usuários</w:t>
            </w:r>
          </w:p>
          <w:p w14:paraId="208D4651">
            <w:pPr>
              <w:pStyle w:val="6"/>
              <w:spacing w:after="160" w:line="259" w:lineRule="auto"/>
              <w:rPr>
                <w:rFonts w:ascii="Arial" w:hAnsi="Arial" w:eastAsia="Calibri" w:cs="Arial"/>
                <w:lang w:eastAsia="pt-BR"/>
              </w:rPr>
            </w:pPr>
            <w:del w:id="72" w:author="Aparecida Ferreira" w:date="2026-03-10T10:39:00Z">
              <w:r>
                <w:rPr>
                  <w:rFonts w:ascii="Arial" w:hAnsi="Arial" w:eastAsia="Calibri" w:cs="Arial"/>
                  <w:lang w:eastAsia="pt-BR"/>
                </w:rPr>
                <w:br w:type="textWrapping"/>
              </w:r>
            </w:del>
          </w:p>
        </w:tc>
      </w:tr>
    </w:tbl>
    <w:p w14:paraId="3A145243">
      <w:pPr>
        <w:pStyle w:val="7"/>
        <w:rPr>
          <w:rFonts w:ascii="Arial" w:hAnsi="Arial" w:cs="Arial"/>
        </w:rPr>
      </w:pPr>
    </w:p>
    <w:p w14:paraId="38A49E98">
      <w:pPr>
        <w:pStyle w:val="7"/>
        <w:spacing w:line="360" w:lineRule="auto"/>
      </w:pPr>
      <w:r>
        <w:rPr>
          <w:rFonts w:ascii="Arial" w:hAnsi="Arial" w:eastAsia="Arial" w:cs="Arial"/>
        </w:rPr>
        <w:t xml:space="preserve"> </w:t>
      </w:r>
    </w:p>
    <w:p w14:paraId="1E650749">
      <w:pPr>
        <w:pStyle w:val="7"/>
        <w:spacing w:line="360" w:lineRule="auto"/>
      </w:pPr>
      <w:r>
        <w:rPr>
          <w:rFonts w:ascii="Arial" w:hAnsi="Arial" w:cs="Arial"/>
        </w:rPr>
        <w:t>PROCEDIMENTOS METODOLÓGICOS</w:t>
      </w: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1A61D0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D53BBC">
            <w:pPr>
              <w:pStyle w:val="6"/>
              <w:spacing w:after="160" w:line="360" w:lineRule="auto"/>
              <w:jc w:val="both"/>
              <w:rPr>
                <w:rFonts w:ascii="Arial" w:hAnsi="Arial" w:cs="Arial"/>
              </w:rPr>
              <w:pPrChange w:id="73" w:author="Aparecida Ferreira" w:date="2026-03-10T10:40:00Z">
                <w:pPr>
                  <w:pStyle w:val="6"/>
                  <w:spacing w:after="160" w:line="360" w:lineRule="auto"/>
                </w:pPr>
              </w:pPrChange>
            </w:pP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Para o desenvolvimento do aplicativo </w:t>
            </w: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Candy Love’s – Receitas</w:t>
            </w:r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, serão utilizados diversos métodos para coleta de informações e validação das funcionalidades.</w:t>
            </w:r>
          </w:p>
          <w:p w14:paraId="23616853">
            <w:pPr>
              <w:pStyle w:val="6"/>
              <w:spacing w:after="160" w:line="360" w:lineRule="auto"/>
              <w:jc w:val="both"/>
              <w:rPr>
                <w:rFonts w:ascii="Arial" w:hAnsi="Arial" w:cs="Arial"/>
              </w:rPr>
              <w:pPrChange w:id="74" w:author="Aparecida Ferreira" w:date="2026-03-10T10:40:00Z">
                <w:pPr>
                  <w:pStyle w:val="6"/>
                  <w:spacing w:after="160" w:line="360" w:lineRule="auto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Pesquisa</w:t>
            </w:r>
            <w:ins w:id="75" w:author="Aparecida Ferreira" w:date="2026-03-10T10:41:00Z">
              <w:r>
                <w:rPr>
                  <w:rStyle w:val="43"/>
                  <w:rFonts w:ascii="Arial, Helvetica, sans-serif" w:hAnsi="Arial, Helvetica, sans-serif"/>
                  <w:b w:val="0"/>
                  <w:color w:val="222222"/>
                  <w:sz w:val="24"/>
                </w:rPr>
                <w:t xml:space="preserve"> </w:t>
              </w:r>
            </w:ins>
            <w:del w:id="76" w:author="Aparecida Ferreira" w:date="2026-03-10T10:40:00Z">
              <w:r>
                <w:rPr>
                  <w:rStyle w:val="43"/>
                  <w:rFonts w:ascii="Arial, Helvetica, sans-serif" w:hAnsi="Arial, Helvetica, sans-serif"/>
                  <w:b w:val="0"/>
                  <w:color w:val="222222"/>
                  <w:sz w:val="24"/>
                </w:rPr>
                <w:delText xml:space="preserve"> </w:delText>
              </w:r>
            </w:del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Bibliográfica</w:t>
            </w:r>
            <w:ins w:id="77" w:author="Aparecida Ferreira" w:date="2026-03-10T10:41:00Z">
              <w:r>
                <w:rPr>
                  <w:rStyle w:val="43"/>
                  <w:rFonts w:ascii="Arial, Helvetica, sans-serif" w:hAnsi="Arial, Helvetica, sans-serif"/>
                  <w:b w:val="0"/>
                  <w:color w:val="222222"/>
                  <w:sz w:val="24"/>
                </w:rPr>
                <w:t>:</w:t>
              </w:r>
            </w:ins>
            <w:ins w:id="78" w:author="Aparecida Ferreira" w:date="2026-03-10T10:40:00Z">
              <w:r>
                <w:rPr>
                  <w:rStyle w:val="43"/>
                  <w:rFonts w:ascii="Arial, Helvetica, sans-serif" w:hAnsi="Arial, Helvetica, sans-serif"/>
                  <w:b w:val="0"/>
                  <w:color w:val="222222"/>
                  <w:sz w:val="24"/>
                </w:rPr>
                <w:t xml:space="preserve"> </w:t>
              </w:r>
            </w:ins>
            <w:del w:id="79" w:author="Aparecida Ferreira" w:date="2026-03-10T10:40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br w:type="textWrapping"/>
              </w:r>
            </w:del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Consultaremos livros e artigos acadêmicos sobre o desenvolvimento de aplicativos, banco de dados e design de interfaces para embasar a criação do sistema e garantir boas práticas.</w:t>
            </w:r>
          </w:p>
          <w:p w14:paraId="6AEC0780">
            <w:pPr>
              <w:pStyle w:val="6"/>
              <w:spacing w:after="160" w:line="360" w:lineRule="auto"/>
              <w:jc w:val="both"/>
              <w:rPr>
                <w:rFonts w:ascii="Arial" w:hAnsi="Arial" w:cs="Arial"/>
              </w:rPr>
              <w:pPrChange w:id="80" w:author="Aparecida Ferreira" w:date="2026-03-10T10:40:00Z">
                <w:pPr>
                  <w:pStyle w:val="6"/>
                  <w:spacing w:after="160" w:line="360" w:lineRule="auto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Pesquisa de Campo</w:t>
            </w:r>
            <w:ins w:id="81" w:author="Aparecida Ferreira" w:date="2026-03-10T10:41:00Z">
              <w:r>
                <w:rPr>
                  <w:rStyle w:val="43"/>
                  <w:rFonts w:ascii="Arial, Helvetica, sans-serif" w:hAnsi="Arial, Helvetica, sans-serif"/>
                  <w:b w:val="0"/>
                  <w:color w:val="222222"/>
                  <w:sz w:val="24"/>
                </w:rPr>
                <w:t xml:space="preserve">: </w:t>
              </w:r>
            </w:ins>
            <w:del w:id="82" w:author="Aparecida Ferreira" w:date="2026-03-10T10:41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br w:type="textWrapping"/>
              </w:r>
            </w:del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Analisaremos outros aplicativos de receitas já existentes, identificando suas funcionalidades, pontos fortes e limitações, para agregar valor ao nosso produto.</w:t>
            </w:r>
          </w:p>
          <w:p w14:paraId="7BE8A10C">
            <w:pPr>
              <w:pStyle w:val="6"/>
              <w:spacing w:after="160" w:line="360" w:lineRule="auto"/>
              <w:jc w:val="both"/>
              <w:rPr>
                <w:rFonts w:ascii="Arial" w:hAnsi="Arial" w:cs="Arial"/>
              </w:rPr>
              <w:pPrChange w:id="83" w:author="Aparecida Ferreira" w:date="2026-03-10T10:40:00Z">
                <w:pPr>
                  <w:pStyle w:val="6"/>
                  <w:spacing w:after="160" w:line="360" w:lineRule="auto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Entrevista</w:t>
            </w:r>
            <w:ins w:id="84" w:author="Aparecida Ferreira" w:date="2026-03-10T10:41:00Z">
              <w:r>
                <w:rPr>
                  <w:rStyle w:val="43"/>
                  <w:rFonts w:ascii="Arial, Helvetica, sans-serif" w:hAnsi="Arial, Helvetica, sans-serif"/>
                  <w:b w:val="0"/>
                  <w:color w:val="222222"/>
                  <w:sz w:val="24"/>
                </w:rPr>
                <w:t xml:space="preserve">: </w:t>
              </w:r>
            </w:ins>
            <w:del w:id="85" w:author="Aparecida Ferreira" w:date="2026-03-10T10:41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br w:type="textWrapping"/>
              </w:r>
            </w:del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Serão feitas entrevistas com usuários em potencial para entender suas preferências e necessidades em relação ao tipo de interface e funcionalidades desejadas.</w:t>
            </w:r>
          </w:p>
          <w:p w14:paraId="26774AC3">
            <w:pPr>
              <w:pStyle w:val="6"/>
              <w:spacing w:after="160" w:line="360" w:lineRule="auto"/>
              <w:jc w:val="both"/>
              <w:rPr>
                <w:rFonts w:ascii="Arial" w:hAnsi="Arial" w:cs="Arial"/>
              </w:rPr>
              <w:pPrChange w:id="86" w:author="Aparecida Ferreira" w:date="2026-03-10T10:40:00Z">
                <w:pPr>
                  <w:pStyle w:val="6"/>
                  <w:spacing w:after="160" w:line="360" w:lineRule="auto"/>
                </w:pPr>
              </w:pPrChange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Levantamento das Necessidades</w:t>
            </w:r>
            <w:ins w:id="87" w:author="Aparecida Ferreira" w:date="2026-03-10T10:41:00Z">
              <w:r>
                <w:rPr>
                  <w:rStyle w:val="43"/>
                  <w:rFonts w:ascii="Arial, Helvetica, sans-serif" w:hAnsi="Arial, Helvetica, sans-serif"/>
                  <w:b w:val="0"/>
                  <w:color w:val="222222"/>
                  <w:sz w:val="24"/>
                </w:rPr>
                <w:t xml:space="preserve">: </w:t>
              </w:r>
            </w:ins>
            <w:del w:id="88" w:author="Aparecida Ferreira" w:date="2026-03-10T10:41:00Z">
              <w:r>
                <w:rPr>
                  <w:rFonts w:ascii="Arial, Helvetica, sans-serif" w:hAnsi="Arial, Helvetica, sans-serif" w:cs="Arial"/>
                  <w:color w:val="222222"/>
                  <w:sz w:val="24"/>
                </w:rPr>
                <w:br w:type="textWrapping"/>
              </w:r>
            </w:del>
            <w:r>
              <w:rPr>
                <w:rFonts w:ascii="Arial, Helvetica, sans-serif" w:hAnsi="Arial, Helvetica, sans-serif" w:cs="Arial"/>
                <w:color w:val="222222"/>
                <w:sz w:val="24"/>
              </w:rPr>
              <w:t>Identificaremos as necessidades específicas dos usuários para que o aplicativo atenda de maneira eficaz aos seus desejos e facilite o processo de preparação das receitas.</w:t>
            </w:r>
          </w:p>
          <w:p w14:paraId="497BE8FD">
            <w:pPr>
              <w:pStyle w:val="7"/>
              <w:spacing w:line="360" w:lineRule="auto"/>
              <w:rPr>
                <w:rFonts w:ascii="Arial" w:hAnsi="Arial" w:cs="Arial"/>
              </w:rPr>
            </w:pPr>
          </w:p>
        </w:tc>
      </w:tr>
    </w:tbl>
    <w:p w14:paraId="4CB5988C">
      <w:pPr>
        <w:pStyle w:val="7"/>
        <w:spacing w:line="360" w:lineRule="auto"/>
        <w:rPr>
          <w:rFonts w:ascii="Arial" w:hAnsi="Arial" w:cs="Arial"/>
        </w:rPr>
      </w:pPr>
    </w:p>
    <w:p w14:paraId="6DAA135D">
      <w:pPr>
        <w:pStyle w:val="7"/>
      </w:pPr>
      <w:r>
        <w:rPr>
          <w:rFonts w:ascii="Arial" w:hAnsi="Arial" w:eastAsia="Arial" w:cs="Arial"/>
        </w:rPr>
        <w:t xml:space="preserve"> </w:t>
      </w:r>
    </w:p>
    <w:p w14:paraId="30B5D531">
      <w:pPr>
        <w:pStyle w:val="7"/>
        <w:rPr>
          <w:rFonts w:ascii="Arial" w:hAnsi="Arial" w:eastAsia="Arial" w:cs="Arial"/>
        </w:rPr>
      </w:pPr>
    </w:p>
    <w:p w14:paraId="4AC07CC3">
      <w:pPr>
        <w:pStyle w:val="7"/>
      </w:pPr>
      <w:r>
        <w:rPr>
          <w:rFonts w:ascii="Arial" w:hAnsi="Arial" w:cs="Arial"/>
        </w:rPr>
        <w:t>BIBLIOGRAFIA</w:t>
      </w:r>
    </w:p>
    <w:tbl>
      <w:tblPr>
        <w:tblStyle w:val="3"/>
        <w:tblW w:w="9000" w:type="dxa"/>
        <w:tblInd w:w="-5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3827D62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55E01F">
            <w:pPr>
              <w:spacing w:after="160"/>
              <w:rPr>
                <w:ins w:id="90" w:author="apare" w:date="2026-03-10T10:58:06Z"/>
                <w:rFonts w:ascii="Arial" w:hAnsi="Arial" w:eastAsia="Times New Roman" w:cs="Arial"/>
                <w:sz w:val="22"/>
                <w:szCs w:val="22"/>
              </w:rPr>
              <w:pPrChange w:id="89" w:author="apare" w:date="2026-03-10T10:55:03Z">
                <w:pPr>
                  <w:pStyle w:val="6"/>
                  <w:spacing w:after="160"/>
                </w:pPr>
              </w:pPrChange>
            </w:pPr>
            <w:ins w:id="91" w:author="apare" w:date="2026-03-10T10:54:57Z">
              <w:r>
                <w:rPr>
                  <w:rFonts w:ascii="Arial" w:hAnsi="Arial" w:eastAsia="Times New Roman" w:cs="Arial"/>
                  <w:sz w:val="22"/>
                  <w:szCs w:val="22"/>
                  <w:rPrChange w:id="92" w:author="apare" w:date="2026-03-10T10:55:17Z">
                    <w:rPr>
                      <w:rFonts w:ascii="SimSun" w:hAnsi="SimSun" w:eastAsia="SimSun" w:cs="SimSun"/>
                      <w:sz w:val="24"/>
                      <w:szCs w:val="24"/>
                    </w:rPr>
                  </w:rPrChange>
                </w:rPr>
                <w:t>GIL, Fernando de Oliveira. Metodologia de Avaliação de Segurança das Comunicações entre Controlador e Piloto via Enlace de Dados (CPDLC) aplicada em Áreas Terminais. São Paulo, 2011.</w:t>
              </w:r>
            </w:ins>
          </w:p>
          <w:p w14:paraId="469BCB33">
            <w:pPr>
              <w:spacing w:after="160"/>
              <w:rPr>
                <w:ins w:id="95" w:author="apare" w:date="2026-03-10T10:58:07Z"/>
                <w:rFonts w:ascii="Arial" w:hAnsi="Arial" w:eastAsia="Times New Roman" w:cs="Arial"/>
                <w:sz w:val="22"/>
                <w:szCs w:val="22"/>
              </w:rPr>
              <w:pPrChange w:id="94" w:author="apare" w:date="2026-03-10T10:55:03Z">
                <w:pPr>
                  <w:pStyle w:val="6"/>
                  <w:spacing w:after="160"/>
                </w:pPr>
              </w:pPrChange>
            </w:pPr>
          </w:p>
          <w:p w14:paraId="5E4B3BA0">
            <w:pPr>
              <w:spacing w:after="160"/>
              <w:rPr>
                <w:ins w:id="97" w:author="apare" w:date="2026-03-10T10:54:54Z"/>
                <w:rFonts w:ascii="Arial" w:hAnsi="Arial" w:eastAsia="Times New Roman" w:cs="Arial"/>
                <w:b w:val="0"/>
                <w:sz w:val="22"/>
                <w:szCs w:val="22"/>
                <w:rPrChange w:id="98" w:author="apare" w:date="2026-03-10T10:55:17Z">
                  <w:rPr>
                    <w:ins w:id="99" w:author="apare" w:date="2026-03-10T10:54:54Z"/>
                    <w:rStyle w:val="43"/>
                    <w:rFonts w:ascii="Arial, Helvetica, sans-serif" w:hAnsi="Arial, Helvetica, sans-serif"/>
                    <w:b w:val="0"/>
                    <w:color w:val="222222"/>
                    <w:sz w:val="24"/>
                  </w:rPr>
                </w:rPrChange>
              </w:rPr>
              <w:pPrChange w:id="96" w:author="apare" w:date="2026-03-10T10:55:03Z">
                <w:pPr>
                  <w:pStyle w:val="6"/>
                  <w:spacing w:after="160"/>
                </w:pPr>
              </w:pPrChange>
            </w:pPr>
            <w:ins w:id="100" w:author="apare" w:date="2026-03-10T10:58:08Z">
              <w:r>
                <w:rPr>
                  <w:rFonts w:ascii="Arial" w:hAnsi="Arial" w:eastAsia="SimSun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01" w:author="apare" w:date="2026-03-10T10:58:17Z">
                    <w:rPr>
                      <w:rFonts w:ascii="Arial" w:hAnsi="Arial" w:eastAsia="SimSun" w:cs="Arial"/>
                      <w:i w:val="0"/>
                      <w:iCs w:val="0"/>
                      <w:caps w:val="0"/>
                      <w:color w:val="222222"/>
                      <w:spacing w:val="0"/>
                      <w:sz w:val="19"/>
                      <w:szCs w:val="19"/>
                      <w:shd w:val="clear" w:fill="FFFFFF"/>
                    </w:rPr>
                  </w:rPrChange>
                </w:rPr>
                <w:t>GOMES, Laura Graziela; BARBOSA, Livia. Culinária de papel.</w:t>
              </w:r>
            </w:ins>
            <w:ins w:id="103" w:author="apare" w:date="2026-03-10T10:58:08Z">
              <w:r>
                <w:rPr>
                  <w:rFonts w:hint="default" w:ascii="Arial" w:hAnsi="Arial" w:eastAsia="SimSun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04" w:author="apare" w:date="2026-03-10T10:58:17Z">
                    <w:rPr>
                      <w:rFonts w:hint="default" w:ascii="Arial" w:hAnsi="Arial" w:eastAsia="SimSun" w:cs="Arial"/>
                      <w:i w:val="0"/>
                      <w:iCs w:val="0"/>
                      <w:caps w:val="0"/>
                      <w:color w:val="222222"/>
                      <w:spacing w:val="0"/>
                      <w:sz w:val="19"/>
                      <w:szCs w:val="19"/>
                      <w:shd w:val="clear" w:fill="FFFFFF"/>
                    </w:rPr>
                  </w:rPrChange>
                </w:rPr>
                <w:t> </w:t>
              </w:r>
            </w:ins>
            <w:ins w:id="106" w:author="apare" w:date="2026-03-10T10:58:08Z">
              <w:r>
                <w:rPr>
                  <w:rFonts w:hint="default" w:ascii="Arial" w:hAnsi="Arial" w:eastAsia="SimSun" w:cs="Arial"/>
                  <w:b/>
                  <w:bCs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07" w:author="apare" w:date="2026-03-10T10:58:17Z">
                    <w:rPr>
                      <w:rFonts w:hint="default" w:ascii="Arial" w:hAnsi="Arial" w:eastAsia="SimSun" w:cs="Arial"/>
                      <w:b/>
                      <w:bCs/>
                      <w:i w:val="0"/>
                      <w:iCs w:val="0"/>
                      <w:caps w:val="0"/>
                      <w:color w:val="222222"/>
                      <w:spacing w:val="0"/>
                      <w:sz w:val="19"/>
                      <w:szCs w:val="19"/>
                      <w:shd w:val="clear" w:fill="FFFFFF"/>
                    </w:rPr>
                  </w:rPrChange>
                </w:rPr>
                <w:t>Estudos históricos</w:t>
              </w:r>
            </w:ins>
            <w:ins w:id="109" w:author="apare" w:date="2026-03-10T10:58:08Z">
              <w:r>
                <w:rPr>
                  <w:rFonts w:hint="default" w:ascii="Arial" w:hAnsi="Arial" w:eastAsia="SimSun" w:cs="Arial"/>
                  <w:i w:val="0"/>
                  <w:iCs w:val="0"/>
                  <w:caps w:val="0"/>
                  <w:color w:val="222222"/>
                  <w:spacing w:val="0"/>
                  <w:sz w:val="22"/>
                  <w:szCs w:val="22"/>
                  <w:shd w:val="clear" w:fill="FFFFFF"/>
                  <w:rPrChange w:id="110" w:author="apare" w:date="2026-03-10T10:58:17Z">
                    <w:rPr>
                      <w:rFonts w:hint="default" w:ascii="Arial" w:hAnsi="Arial" w:eastAsia="SimSun" w:cs="Arial"/>
                      <w:i w:val="0"/>
                      <w:iCs w:val="0"/>
                      <w:caps w:val="0"/>
                      <w:color w:val="222222"/>
                      <w:spacing w:val="0"/>
                      <w:sz w:val="19"/>
                      <w:szCs w:val="19"/>
                      <w:shd w:val="clear" w:fill="FFFFFF"/>
                    </w:rPr>
                  </w:rPrChange>
                </w:rPr>
                <w:t>, v. 33, p. 3-23, 2004.</w:t>
              </w:r>
            </w:ins>
          </w:p>
          <w:p w14:paraId="5D0DD73A">
            <w:pPr>
              <w:pStyle w:val="6"/>
              <w:spacing w:after="160"/>
              <w:rPr>
                <w:ins w:id="112" w:author="apare" w:date="2026-03-10T10:54:54Z"/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</w:pPr>
          </w:p>
          <w:p w14:paraId="557F1503">
            <w:pPr>
              <w:pStyle w:val="6"/>
              <w:spacing w:after="160"/>
              <w:rPr>
                <w:rFonts w:ascii="Arial" w:hAnsi="Arial" w:cs="Arial"/>
                <w:color w:val="000000"/>
                <w:shd w:val="clear" w:color="auto" w:fill="F5F5F5"/>
              </w:rPr>
            </w:pPr>
            <w:commentRangeStart w:id="4"/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Análise de Projetos e Sistemas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SOMMERVILLE, Ian. Engenharia de Software.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YOURDON, Edward. Análise Estruturada de Sistemas.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BOOCH, Grady. UML – Guia do Usuário.</w:t>
            </w:r>
          </w:p>
          <w:p w14:paraId="0755FB92">
            <w:pPr>
              <w:pStyle w:val="6"/>
              <w:spacing w:after="160" w:line="259" w:lineRule="auto"/>
              <w:rPr>
                <w:rFonts w:ascii="Arial" w:hAnsi="Arial" w:cs="Arial"/>
                <w:color w:val="000000"/>
                <w:shd w:val="clear" w:color="auto" w:fill="F5F5F5"/>
              </w:rPr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Banco de Dados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ELMASRI, Ramez; NAVATHE, Shamkant. Sistemas de Banco de Dados.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HEUSER, Carlos Alberto. Projeto de Banco de Dados.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DATE, C. J. Introdução a Sistemas de Banco de Dados.</w:t>
            </w:r>
          </w:p>
          <w:p w14:paraId="08A0BD99">
            <w:pPr>
              <w:pStyle w:val="6"/>
              <w:spacing w:after="160" w:line="259" w:lineRule="auto"/>
              <w:rPr>
                <w:rFonts w:ascii="Arial" w:hAnsi="Arial" w:cs="Arial"/>
                <w:color w:val="000000"/>
                <w:shd w:val="clear" w:color="auto" w:fill="F5F5F5"/>
              </w:rPr>
            </w:pPr>
            <w:r>
              <w:rPr>
                <w:rStyle w:val="43"/>
                <w:rFonts w:ascii="Arial, Helvetica, sans-serif" w:hAnsi="Arial, Helvetica, sans-serif"/>
                <w:b w:val="0"/>
                <w:color w:val="222222"/>
                <w:sz w:val="24"/>
              </w:rPr>
              <w:t>Web Design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KRUG, Steve. Não Me Faça Pensar: Uma Abordagem de Bom Senso à Usabilidade na Web.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TIDWELL, Jenifer. Design de Interface.</w:t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br w:type="textWrapping"/>
            </w:r>
            <w:r>
              <w:rPr>
                <w:rFonts w:ascii="Arial, Helvetica, sans-serif" w:hAnsi="Arial, Helvetica, sans-serif" w:cs="Arial"/>
                <w:color w:val="222222"/>
                <w:sz w:val="24"/>
                <w:shd w:val="clear" w:color="auto" w:fill="F5F5F5"/>
              </w:rPr>
              <w:t>DUCKETT, Jon. HTML e CSS: Design e Construção de Sites.</w:t>
            </w:r>
            <w:commentRangeEnd w:id="4"/>
            <w:r>
              <w:rPr>
                <w:rStyle w:val="4"/>
                <w:rFonts w:ascii="Arial" w:hAnsi="Arial" w:cs="Arial"/>
                <w:color w:val="000000"/>
                <w:sz w:val="22"/>
                <w:szCs w:val="22"/>
                <w:shd w:val="clear" w:color="auto" w:fill="F5F5F5"/>
              </w:rPr>
              <w:commentReference w:id="4"/>
            </w:r>
          </w:p>
          <w:p w14:paraId="19965AD8">
            <w:pPr>
              <w:pStyle w:val="6"/>
              <w:spacing w:after="160" w:line="259" w:lineRule="auto"/>
              <w:rPr>
                <w:rFonts w:ascii="Arial" w:hAnsi="Arial" w:cs="Arial"/>
                <w:color w:val="000000"/>
                <w:shd w:val="clear" w:color="auto" w:fill="F5F5F5"/>
              </w:rPr>
            </w:pPr>
            <w:r>
              <w:rPr>
                <w:rFonts w:ascii="Arial" w:hAnsi="Arial" w:cs="Arial"/>
                <w:color w:val="000000"/>
                <w:shd w:val="clear" w:color="auto" w:fill="F5F5F5"/>
              </w:rPr>
              <w:br w:type="textWrapping"/>
            </w:r>
          </w:p>
        </w:tc>
      </w:tr>
    </w:tbl>
    <w:p w14:paraId="6B4F6D28">
      <w:pPr>
        <w:pStyle w:val="7"/>
        <w:rPr>
          <w:rFonts w:ascii="Arial" w:hAnsi="Arial" w:cs="Arial"/>
        </w:rPr>
      </w:pPr>
    </w:p>
    <w:p w14:paraId="611B9350">
      <w:pPr>
        <w:pStyle w:val="7"/>
        <w:rPr>
          <w:rFonts w:ascii="Arial" w:hAnsi="Arial" w:eastAsia="Arial" w:cs="Arial"/>
        </w:rPr>
      </w:pPr>
    </w:p>
    <w:p w14:paraId="79EF4099">
      <w:pPr>
        <w:pStyle w:val="7"/>
        <w:rPr>
          <w:rFonts w:ascii="Arial" w:hAnsi="Arial" w:cs="Arial"/>
          <w:b/>
        </w:rPr>
      </w:pPr>
    </w:p>
    <w:sectPr>
      <w:headerReference r:id="rId5" w:type="default"/>
      <w:pgSz w:w="11906" w:h="16838"/>
      <w:pgMar w:top="1701" w:right="1134" w:bottom="1134" w:left="1701" w:header="708" w:footer="720" w:gutter="0"/>
      <w:cols w:space="720" w:num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parecida Ferreira" w:date="2026-03-10T10:14:00Z" w:initials="">
    <w:p w14:paraId="5FD25B6A">
      <w:pPr>
        <w:pStyle w:val="8"/>
      </w:pPr>
      <w:r>
        <w:t>Fundamentar Dispositivo eletrônico.</w:t>
      </w:r>
    </w:p>
  </w:comment>
  <w:comment w:id="1" w:author="Aparecida Ferreira" w:date="2026-03-10T10:25:00Z" w:initials="">
    <w:p w14:paraId="1196B11E">
      <w:pPr>
        <w:pStyle w:val="8"/>
      </w:pPr>
      <w:r>
        <w:t>Fundamentar culinária e contar a história.</w:t>
      </w:r>
    </w:p>
  </w:comment>
  <w:comment w:id="2" w:author="Aparecida Ferreira" w:date="2026-03-10T10:28:00Z" w:initials="">
    <w:p w14:paraId="701BB0AB">
      <w:pPr>
        <w:pStyle w:val="8"/>
      </w:pPr>
      <w:r>
        <w:t>Histórias das confeitaria</w:t>
      </w:r>
    </w:p>
  </w:comment>
  <w:comment w:id="3" w:author="Aparecida Ferreira" w:date="2026-03-10T10:33:00Z" w:initials="">
    <w:p w14:paraId="5821F704">
      <w:pPr>
        <w:pStyle w:val="8"/>
      </w:pPr>
      <w:r>
        <w:t>Fundamente aplicativo.</w:t>
      </w:r>
    </w:p>
  </w:comment>
  <w:comment w:id="4" w:author="Aparecida Ferreira" w:date="2026-03-10T10:42:00Z" w:initials="">
    <w:p w14:paraId="2F5CA4CF">
      <w:pPr>
        <w:pStyle w:val="8"/>
      </w:pPr>
      <w:r>
        <w:t>Refazer ; Os autores somente aparecem aqui, quando estão presentes no texto acima.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FD25B6A" w15:done="0"/>
  <w15:commentEx w15:paraId="1196B11E" w15:done="0"/>
  <w15:commentEx w15:paraId="701BB0AB" w15:done="0"/>
  <w15:commentEx w15:paraId="5821F704" w15:done="0"/>
  <w15:commentEx w15:paraId="2F5CA4CF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ans">
    <w:altName w:val="Segoe Print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OpenSymbol">
    <w:altName w:val="Segoe UI Symbol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rial, Helvetica, sans-serif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6864E">
    <w:pPr>
      <w:pStyle w:val="9"/>
      <w:tabs>
        <w:tab w:val="center" w:pos="4819"/>
        <w:tab w:val="right" w:pos="9639"/>
        <w:tab w:val="clear" w:pos="4252"/>
        <w:tab w:val="clear" w:pos="8504"/>
      </w:tabs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E22260"/>
    <w:multiLevelType w:val="multilevel"/>
    <w:tmpl w:val="3AE22260"/>
    <w:lvl w:ilvl="0" w:tentative="0">
      <w:start w:val="0"/>
      <w:numFmt w:val="bullet"/>
      <w:lvlText w:val="•"/>
      <w:lvlJc w:val="left"/>
      <w:pPr>
        <w:ind w:left="709" w:firstLine="0"/>
      </w:pPr>
      <w:rPr>
        <w:rFonts w:ascii="OpenSymbol" w:hAnsi="OpenSymbol" w:eastAsia="OpenSymbol" w:cs="OpenSymbol"/>
      </w:rPr>
    </w:lvl>
    <w:lvl w:ilvl="1" w:tentative="0">
      <w:start w:val="0"/>
      <w:numFmt w:val="bullet"/>
      <w:lvlText w:val="•"/>
      <w:lvlJc w:val="left"/>
      <w:pPr>
        <w:ind w:left="1418" w:hanging="283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•"/>
      <w:lvlJc w:val="left"/>
      <w:pPr>
        <w:ind w:left="2127" w:hanging="283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•"/>
      <w:lvlJc w:val="left"/>
      <w:pPr>
        <w:ind w:left="2836" w:hanging="283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•"/>
      <w:lvlJc w:val="left"/>
      <w:pPr>
        <w:ind w:left="3545" w:hanging="283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•"/>
      <w:lvlJc w:val="left"/>
      <w:pPr>
        <w:ind w:left="4254" w:hanging="283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•"/>
      <w:lvlJc w:val="left"/>
      <w:pPr>
        <w:ind w:left="4963" w:hanging="283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•"/>
      <w:lvlJc w:val="left"/>
      <w:pPr>
        <w:ind w:left="5672" w:hanging="283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•"/>
      <w:lvlJc w:val="left"/>
      <w:pPr>
        <w:ind w:left="6381" w:hanging="283"/>
      </w:pPr>
      <w:rPr>
        <w:rFonts w:ascii="OpenSymbol" w:hAnsi="OpenSymbol" w:eastAsia="OpenSymbol" w:cs="OpenSymbol"/>
      </w:rPr>
    </w:lvl>
  </w:abstractNum>
  <w:abstractNum w:abstractNumId="1">
    <w:nsid w:val="5868629C"/>
    <w:multiLevelType w:val="multilevel"/>
    <w:tmpl w:val="5868629C"/>
    <w:lvl w:ilvl="0" w:tentative="0">
      <w:start w:val="0"/>
      <w:numFmt w:val="bullet"/>
      <w:lvlText w:val="•"/>
      <w:lvlJc w:val="left"/>
      <w:pPr>
        <w:ind w:left="709" w:firstLine="0"/>
      </w:pPr>
      <w:rPr>
        <w:rFonts w:ascii="OpenSymbol" w:hAnsi="OpenSymbol" w:eastAsia="OpenSymbol" w:cs="OpenSymbol"/>
      </w:rPr>
    </w:lvl>
    <w:lvl w:ilvl="1" w:tentative="0">
      <w:start w:val="0"/>
      <w:numFmt w:val="bullet"/>
      <w:lvlText w:val="•"/>
      <w:lvlJc w:val="left"/>
      <w:pPr>
        <w:ind w:left="1418" w:hanging="283"/>
      </w:pPr>
      <w:rPr>
        <w:rFonts w:ascii="OpenSymbol" w:hAnsi="OpenSymbol" w:eastAsia="OpenSymbol" w:cs="OpenSymbol"/>
      </w:rPr>
    </w:lvl>
    <w:lvl w:ilvl="2" w:tentative="0">
      <w:start w:val="0"/>
      <w:numFmt w:val="bullet"/>
      <w:lvlText w:val="•"/>
      <w:lvlJc w:val="left"/>
      <w:pPr>
        <w:ind w:left="2127" w:hanging="283"/>
      </w:pPr>
      <w:rPr>
        <w:rFonts w:ascii="OpenSymbol" w:hAnsi="OpenSymbol" w:eastAsia="OpenSymbol" w:cs="OpenSymbol"/>
      </w:rPr>
    </w:lvl>
    <w:lvl w:ilvl="3" w:tentative="0">
      <w:start w:val="0"/>
      <w:numFmt w:val="bullet"/>
      <w:lvlText w:val="•"/>
      <w:lvlJc w:val="left"/>
      <w:pPr>
        <w:ind w:left="2836" w:hanging="283"/>
      </w:pPr>
      <w:rPr>
        <w:rFonts w:ascii="OpenSymbol" w:hAnsi="OpenSymbol" w:eastAsia="OpenSymbol" w:cs="OpenSymbol"/>
      </w:rPr>
    </w:lvl>
    <w:lvl w:ilvl="4" w:tentative="0">
      <w:start w:val="0"/>
      <w:numFmt w:val="bullet"/>
      <w:lvlText w:val="•"/>
      <w:lvlJc w:val="left"/>
      <w:pPr>
        <w:ind w:left="3545" w:hanging="283"/>
      </w:pPr>
      <w:rPr>
        <w:rFonts w:ascii="OpenSymbol" w:hAnsi="OpenSymbol" w:eastAsia="OpenSymbol" w:cs="OpenSymbol"/>
      </w:rPr>
    </w:lvl>
    <w:lvl w:ilvl="5" w:tentative="0">
      <w:start w:val="0"/>
      <w:numFmt w:val="bullet"/>
      <w:lvlText w:val="•"/>
      <w:lvlJc w:val="left"/>
      <w:pPr>
        <w:ind w:left="4254" w:hanging="283"/>
      </w:pPr>
      <w:rPr>
        <w:rFonts w:ascii="OpenSymbol" w:hAnsi="OpenSymbol" w:eastAsia="OpenSymbol" w:cs="OpenSymbol"/>
      </w:rPr>
    </w:lvl>
    <w:lvl w:ilvl="6" w:tentative="0">
      <w:start w:val="0"/>
      <w:numFmt w:val="bullet"/>
      <w:lvlText w:val="•"/>
      <w:lvlJc w:val="left"/>
      <w:pPr>
        <w:ind w:left="4963" w:hanging="283"/>
      </w:pPr>
      <w:rPr>
        <w:rFonts w:ascii="OpenSymbol" w:hAnsi="OpenSymbol" w:eastAsia="OpenSymbol" w:cs="OpenSymbol"/>
      </w:rPr>
    </w:lvl>
    <w:lvl w:ilvl="7" w:tentative="0">
      <w:start w:val="0"/>
      <w:numFmt w:val="bullet"/>
      <w:lvlText w:val="•"/>
      <w:lvlJc w:val="left"/>
      <w:pPr>
        <w:ind w:left="5672" w:hanging="283"/>
      </w:pPr>
      <w:rPr>
        <w:rFonts w:ascii="OpenSymbol" w:hAnsi="OpenSymbol" w:eastAsia="OpenSymbol" w:cs="OpenSymbol"/>
      </w:rPr>
    </w:lvl>
    <w:lvl w:ilvl="8" w:tentative="0">
      <w:start w:val="0"/>
      <w:numFmt w:val="bullet"/>
      <w:lvlText w:val="•"/>
      <w:lvlJc w:val="left"/>
      <w:pPr>
        <w:ind w:left="6381" w:hanging="283"/>
      </w:pPr>
      <w:rPr>
        <w:rFonts w:ascii="OpenSymbol" w:hAnsi="OpenSymbol" w:eastAsia="OpenSymbol" w:cs="OpenSymbol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parecida Ferreira">
    <w15:presenceInfo w15:providerId="Windows Live" w15:userId="1b38a5bfa2288c7c"/>
  </w15:person>
  <w15:person w15:author="apare">
    <w15:presenceInfo w15:providerId="None" w15:userId="apa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trackRevisions w:val="1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</w:compat>
  <w:rsids>
    <w:rsidRoot w:val="00951602"/>
    <w:rsid w:val="00023CB5"/>
    <w:rsid w:val="000457D2"/>
    <w:rsid w:val="001A35DD"/>
    <w:rsid w:val="007A784D"/>
    <w:rsid w:val="00951602"/>
    <w:rsid w:val="00F72B41"/>
    <w:rsid w:val="00FE07C3"/>
    <w:rsid w:val="2897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widowControl w:val="0"/>
      <w:suppressAutoHyphens/>
      <w:autoSpaceDN w:val="0"/>
      <w:textAlignment w:val="baseline"/>
    </w:pPr>
    <w:rPr>
      <w:rFonts w:ascii="Times New Roman" w:hAnsi="Times New Roman" w:eastAsia="SimSun" w:cs="Times New Roman"/>
      <w:lang w:val="pt-BR" w:eastAsia="zh-CN" w:bidi="hi-IN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List"/>
    <w:basedOn w:val="6"/>
    <w:uiPriority w:val="0"/>
    <w:rPr>
      <w:rFonts w:cs="FreeSans"/>
    </w:rPr>
  </w:style>
  <w:style w:type="paragraph" w:customStyle="1" w:styleId="6">
    <w:name w:val="Text body"/>
    <w:basedOn w:val="7"/>
    <w:qFormat/>
    <w:uiPriority w:val="0"/>
    <w:pPr>
      <w:spacing w:after="140" w:line="288" w:lineRule="auto"/>
    </w:pPr>
  </w:style>
  <w:style w:type="paragraph" w:customStyle="1" w:styleId="7">
    <w:name w:val="Standard"/>
    <w:qFormat/>
    <w:uiPriority w:val="0"/>
    <w:pPr>
      <w:widowControl/>
      <w:suppressAutoHyphens/>
      <w:autoSpaceDN w:val="0"/>
      <w:spacing w:after="160" w:line="259" w:lineRule="auto"/>
      <w:textAlignment w:val="baseline"/>
    </w:pPr>
    <w:rPr>
      <w:rFonts w:ascii="Calibri" w:hAnsi="Calibri" w:eastAsia="Times New Roman" w:cs="Calibri"/>
      <w:sz w:val="22"/>
      <w:szCs w:val="22"/>
      <w:lang w:val="pt-BR" w:eastAsia="zh-CN" w:bidi="ar-SA"/>
    </w:rPr>
  </w:style>
  <w:style w:type="paragraph" w:styleId="8">
    <w:name w:val="annotation text"/>
    <w:basedOn w:val="1"/>
    <w:link w:val="46"/>
    <w:semiHidden/>
    <w:unhideWhenUsed/>
    <w:uiPriority w:val="99"/>
    <w:rPr>
      <w:rFonts w:cs="Mangal"/>
      <w:szCs w:val="18"/>
    </w:rPr>
  </w:style>
  <w:style w:type="paragraph" w:styleId="9">
    <w:name w:val="header"/>
    <w:basedOn w:val="7"/>
    <w:qFormat/>
    <w:uiPriority w:val="0"/>
    <w:pPr>
      <w:tabs>
        <w:tab w:val="center" w:pos="4252"/>
        <w:tab w:val="right" w:pos="8504"/>
      </w:tabs>
    </w:pPr>
    <w:rPr>
      <w:rFonts w:cs="Times New Roman"/>
    </w:rPr>
  </w:style>
  <w:style w:type="paragraph" w:styleId="10">
    <w:name w:val="annotation subject"/>
    <w:basedOn w:val="8"/>
    <w:next w:val="8"/>
    <w:link w:val="47"/>
    <w:semiHidden/>
    <w:unhideWhenUsed/>
    <w:uiPriority w:val="99"/>
    <w:rPr>
      <w:b/>
      <w:bCs/>
    </w:rPr>
  </w:style>
  <w:style w:type="paragraph" w:styleId="11">
    <w:name w:val="footer"/>
    <w:basedOn w:val="7"/>
    <w:qFormat/>
    <w:uiPriority w:val="0"/>
    <w:pPr>
      <w:tabs>
        <w:tab w:val="center" w:pos="4252"/>
        <w:tab w:val="right" w:pos="8504"/>
      </w:tabs>
    </w:pPr>
    <w:rPr>
      <w:rFonts w:cs="Times New Roman"/>
    </w:rPr>
  </w:style>
  <w:style w:type="paragraph" w:styleId="12">
    <w:name w:val="caption"/>
    <w:basedOn w:val="7"/>
    <w:next w:val="7"/>
    <w:uiPriority w:val="0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13">
    <w:name w:val="Heading"/>
    <w:basedOn w:val="7"/>
    <w:next w:val="6"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14">
    <w:name w:val="Index"/>
    <w:basedOn w:val="7"/>
    <w:qFormat/>
    <w:uiPriority w:val="0"/>
    <w:pPr>
      <w:suppressLineNumbers/>
    </w:pPr>
    <w:rPr>
      <w:rFonts w:cs="Lucida Sans"/>
      <w:sz w:val="24"/>
    </w:rPr>
  </w:style>
  <w:style w:type="paragraph" w:customStyle="1" w:styleId="15">
    <w:name w:val="Header and Footer"/>
    <w:basedOn w:val="7"/>
    <w:uiPriority w:val="0"/>
  </w:style>
  <w:style w:type="paragraph" w:customStyle="1" w:styleId="16">
    <w:name w:val="Título1"/>
    <w:basedOn w:val="7"/>
    <w:next w:val="6"/>
    <w:uiPriority w:val="0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17">
    <w:name w:val="Conteúdo da tabela"/>
    <w:basedOn w:val="7"/>
    <w:qFormat/>
    <w:uiPriority w:val="0"/>
    <w:pPr>
      <w:suppressLineNumbers/>
    </w:pPr>
  </w:style>
  <w:style w:type="paragraph" w:customStyle="1" w:styleId="18">
    <w:name w:val="Índice"/>
    <w:basedOn w:val="7"/>
    <w:qFormat/>
    <w:uiPriority w:val="0"/>
    <w:pPr>
      <w:suppressLineNumbers/>
    </w:pPr>
    <w:rPr>
      <w:rFonts w:cs="FreeSans"/>
    </w:rPr>
  </w:style>
  <w:style w:type="paragraph" w:customStyle="1" w:styleId="19">
    <w:name w:val="Título de tabela"/>
    <w:basedOn w:val="17"/>
    <w:qFormat/>
    <w:uiPriority w:val="0"/>
    <w:pPr>
      <w:jc w:val="center"/>
    </w:pPr>
    <w:rPr>
      <w:b/>
      <w:bCs/>
    </w:rPr>
  </w:style>
  <w:style w:type="paragraph" w:customStyle="1" w:styleId="20">
    <w:name w:val="Recuo de corpo de texto 31"/>
    <w:basedOn w:val="7"/>
    <w:qFormat/>
    <w:uiPriority w:val="0"/>
    <w:pPr>
      <w:widowControl w:val="0"/>
      <w:spacing w:line="360" w:lineRule="auto"/>
      <w:ind w:left="1701"/>
      <w:jc w:val="both"/>
    </w:pPr>
    <w:rPr>
      <w:rFonts w:ascii="Arial" w:hAnsi="Arial" w:eastAsia="Arial" w:cs="Times New Roman"/>
      <w:sz w:val="24"/>
      <w:szCs w:val="20"/>
    </w:rPr>
  </w:style>
  <w:style w:type="paragraph" w:customStyle="1" w:styleId="21">
    <w:name w:val="Texto de balão1"/>
    <w:basedOn w:val="7"/>
    <w:qFormat/>
    <w:uiPriority w:val="0"/>
    <w:rPr>
      <w:rFonts w:ascii="Tahoma" w:hAnsi="Tahoma" w:eastAsia="Tahoma" w:cs="Times New Roman"/>
      <w:sz w:val="16"/>
      <w:szCs w:val="16"/>
    </w:rPr>
  </w:style>
  <w:style w:type="paragraph" w:customStyle="1" w:styleId="22">
    <w:name w:val="Table Contents"/>
    <w:basedOn w:val="7"/>
    <w:qFormat/>
    <w:uiPriority w:val="0"/>
    <w:pPr>
      <w:widowControl w:val="0"/>
      <w:suppressLineNumbers/>
    </w:pPr>
  </w:style>
  <w:style w:type="character" w:customStyle="1" w:styleId="23">
    <w:name w:val="Internet link"/>
    <w:qFormat/>
    <w:uiPriority w:val="0"/>
    <w:rPr>
      <w:color w:val="0000FF"/>
      <w:u w:val="single"/>
    </w:rPr>
  </w:style>
  <w:style w:type="character" w:customStyle="1" w:styleId="24">
    <w:name w:val="Recuo de corpo de texto 3 Char"/>
    <w:qFormat/>
    <w:uiPriority w:val="0"/>
    <w:rPr>
      <w:rFonts w:ascii="Arial" w:hAnsi="Arial" w:eastAsia="Times New Roman" w:cs="Arial"/>
      <w:sz w:val="24"/>
    </w:rPr>
  </w:style>
  <w:style w:type="character" w:customStyle="1" w:styleId="25">
    <w:name w:val="Cabeçalho Char"/>
    <w:uiPriority w:val="0"/>
    <w:rPr>
      <w:rFonts w:eastAsia="Times New Roman" w:cs="Calibri"/>
      <w:sz w:val="22"/>
      <w:szCs w:val="22"/>
    </w:rPr>
  </w:style>
  <w:style w:type="character" w:customStyle="1" w:styleId="26">
    <w:name w:val="Texto de balão Char"/>
    <w:qFormat/>
    <w:uiPriority w:val="0"/>
    <w:rPr>
      <w:rFonts w:ascii="Tahoma" w:hAnsi="Tahoma" w:eastAsia="Times New Roman" w:cs="Tahoma"/>
      <w:sz w:val="16"/>
      <w:szCs w:val="16"/>
    </w:rPr>
  </w:style>
  <w:style w:type="character" w:customStyle="1" w:styleId="27">
    <w:name w:val="WW8Num1z2"/>
    <w:qFormat/>
    <w:uiPriority w:val="0"/>
    <w:rPr>
      <w:rFonts w:ascii="Wingdings" w:hAnsi="Wingdings" w:eastAsia="Wingdings" w:cs="Wingdings"/>
    </w:rPr>
  </w:style>
  <w:style w:type="character" w:customStyle="1" w:styleId="28">
    <w:name w:val="Rodapé Char"/>
    <w:qFormat/>
    <w:uiPriority w:val="0"/>
    <w:rPr>
      <w:rFonts w:eastAsia="Times New Roman" w:cs="Calibri"/>
      <w:sz w:val="22"/>
      <w:szCs w:val="22"/>
    </w:rPr>
  </w:style>
  <w:style w:type="character" w:customStyle="1" w:styleId="29">
    <w:name w:val="WW8Num1z0"/>
    <w:qFormat/>
    <w:uiPriority w:val="0"/>
    <w:rPr>
      <w:rFonts w:ascii="Courier New" w:hAnsi="Courier New" w:eastAsia="Courier New" w:cs="Courier New"/>
    </w:rPr>
  </w:style>
  <w:style w:type="character" w:customStyle="1" w:styleId="30">
    <w:name w:val="WW8Num1z3"/>
    <w:qFormat/>
    <w:uiPriority w:val="0"/>
    <w:rPr>
      <w:rFonts w:ascii="Symbol" w:hAnsi="Symbol" w:eastAsia="Symbol" w:cs="Symbol"/>
    </w:rPr>
  </w:style>
  <w:style w:type="character" w:customStyle="1" w:styleId="31">
    <w:name w:val="WW8Num2z0"/>
    <w:qFormat/>
    <w:uiPriority w:val="0"/>
  </w:style>
  <w:style w:type="character" w:customStyle="1" w:styleId="32">
    <w:name w:val="Fonte parág. padrão1"/>
    <w:uiPriority w:val="0"/>
  </w:style>
  <w:style w:type="character" w:customStyle="1" w:styleId="33">
    <w:name w:val="ListLabel 1"/>
    <w:qFormat/>
    <w:uiPriority w:val="0"/>
    <w:rPr>
      <w:rFonts w:cs="Courier New"/>
    </w:rPr>
  </w:style>
  <w:style w:type="character" w:customStyle="1" w:styleId="34">
    <w:name w:val="ListLabel 2"/>
    <w:uiPriority w:val="0"/>
    <w:rPr>
      <w:rFonts w:ascii="Arial" w:hAnsi="Arial" w:eastAsia="Arial" w:cs="Arial"/>
      <w:color w:val="2D93EE"/>
    </w:rPr>
  </w:style>
  <w:style w:type="character" w:customStyle="1" w:styleId="35">
    <w:name w:val="ListLabel 3"/>
    <w:uiPriority w:val="0"/>
    <w:rPr>
      <w:rFonts w:ascii="Arial" w:hAnsi="Arial" w:eastAsia="Arial" w:cs="Arial"/>
      <w:color w:val="2D93EE"/>
    </w:rPr>
  </w:style>
  <w:style w:type="character" w:customStyle="1" w:styleId="36">
    <w:name w:val="ListLabel 4"/>
    <w:uiPriority w:val="0"/>
    <w:rPr>
      <w:rFonts w:ascii="Arial" w:hAnsi="Arial" w:eastAsia="Arial" w:cs="Arial"/>
      <w:color w:val="2D93EE"/>
    </w:rPr>
  </w:style>
  <w:style w:type="character" w:customStyle="1" w:styleId="37">
    <w:name w:val="ListLabel 5"/>
    <w:uiPriority w:val="0"/>
    <w:rPr>
      <w:rFonts w:ascii="Arial" w:hAnsi="Arial" w:eastAsia="Arial" w:cs="Arial"/>
      <w:color w:val="2D93EE"/>
    </w:rPr>
  </w:style>
  <w:style w:type="character" w:customStyle="1" w:styleId="38">
    <w:name w:val="ListLabel 6"/>
    <w:uiPriority w:val="0"/>
    <w:rPr>
      <w:rFonts w:ascii="Arial" w:hAnsi="Arial" w:eastAsia="Arial" w:cs="Arial"/>
      <w:color w:val="2D93EE"/>
    </w:rPr>
  </w:style>
  <w:style w:type="character" w:customStyle="1" w:styleId="39">
    <w:name w:val="ListLabel 7"/>
    <w:uiPriority w:val="0"/>
    <w:rPr>
      <w:rFonts w:ascii="Arial" w:hAnsi="Arial" w:eastAsia="Arial" w:cs="Arial"/>
      <w:color w:val="2D93EE"/>
    </w:rPr>
  </w:style>
  <w:style w:type="character" w:customStyle="1" w:styleId="40">
    <w:name w:val="ListLabel 8"/>
    <w:uiPriority w:val="0"/>
    <w:rPr>
      <w:rFonts w:ascii="Arial" w:hAnsi="Arial" w:eastAsia="Arial" w:cs="Arial"/>
      <w:color w:val="2D93EE"/>
    </w:rPr>
  </w:style>
  <w:style w:type="character" w:customStyle="1" w:styleId="41">
    <w:name w:val="ListLabel 9"/>
    <w:uiPriority w:val="0"/>
    <w:rPr>
      <w:rFonts w:ascii="Arial" w:hAnsi="Arial" w:eastAsia="Arial" w:cs="Arial"/>
      <w:color w:val="2D93EE"/>
    </w:rPr>
  </w:style>
  <w:style w:type="character" w:customStyle="1" w:styleId="42">
    <w:name w:val="ListLabel 10"/>
    <w:uiPriority w:val="0"/>
    <w:rPr>
      <w:rFonts w:ascii="Arial" w:hAnsi="Arial" w:eastAsia="Arial" w:cs="Arial"/>
      <w:color w:val="2D93EE"/>
    </w:rPr>
  </w:style>
  <w:style w:type="character" w:customStyle="1" w:styleId="43">
    <w:name w:val="Strong Emphasis"/>
    <w:uiPriority w:val="0"/>
    <w:rPr>
      <w:b/>
      <w:bCs/>
    </w:rPr>
  </w:style>
  <w:style w:type="character" w:customStyle="1" w:styleId="44">
    <w:name w:val="Bullet Symbols"/>
    <w:uiPriority w:val="0"/>
    <w:rPr>
      <w:rFonts w:ascii="OpenSymbol" w:hAnsi="OpenSymbol" w:eastAsia="OpenSymbol" w:cs="OpenSymbol"/>
    </w:rPr>
  </w:style>
  <w:style w:type="paragraph" w:customStyle="1" w:styleId="45">
    <w:name w:val="Revision"/>
    <w:hidden/>
    <w:semiHidden/>
    <w:uiPriority w:val="99"/>
    <w:pPr>
      <w:widowControl/>
      <w:suppressAutoHyphens w:val="0"/>
      <w:autoSpaceDN/>
      <w:textAlignment w:val="auto"/>
    </w:pPr>
    <w:rPr>
      <w:rFonts w:ascii="Times New Roman" w:hAnsi="Times New Roman" w:eastAsia="SimSun" w:cs="Mangal"/>
      <w:szCs w:val="18"/>
      <w:lang w:val="pt-BR" w:eastAsia="zh-CN" w:bidi="hi-IN"/>
    </w:rPr>
  </w:style>
  <w:style w:type="character" w:customStyle="1" w:styleId="46">
    <w:name w:val="Texto de comentário Char"/>
    <w:basedOn w:val="2"/>
    <w:link w:val="8"/>
    <w:semiHidden/>
    <w:uiPriority w:val="99"/>
    <w:rPr>
      <w:rFonts w:cs="Mangal"/>
      <w:szCs w:val="18"/>
    </w:rPr>
  </w:style>
  <w:style w:type="character" w:customStyle="1" w:styleId="47">
    <w:name w:val="Assunto do comentário Char"/>
    <w:basedOn w:val="46"/>
    <w:link w:val="10"/>
    <w:semiHidden/>
    <w:uiPriority w:val="99"/>
    <w:rPr>
      <w:rFonts w:cs="Mangal"/>
      <w:b/>
      <w:bCs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936</Words>
  <Characters>5058</Characters>
  <Lines>42</Lines>
  <Paragraphs>11</Paragraphs>
  <TotalTime>12</TotalTime>
  <ScaleCrop>false</ScaleCrop>
  <LinksUpToDate>false</LinksUpToDate>
  <CharactersWithSpaces>5983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2026-03-10T13:46:00Z</dcterms:created>
  <dc:creator>740.ch sg2</dc:creator>
  <cp:lastModifiedBy>apare</cp:lastModifiedBy>
  <cp:lastPrinted>2013-03-13T16:42:00Z</cp:lastPrinted>
  <dcterms:modified xsi:type="dcterms:W3CDTF">2026-03-10T13:59:19Z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68DD179680E348EF8ED9B776C096B2E8_12</vt:lpwstr>
  </property>
  <property fmtid="{D5CDD505-2E9C-101B-9397-08002B2CF9AE}" pid="3" name="KSOProductBuildVer">
    <vt:lpwstr>1046-12.2.0.23196</vt:lpwstr>
  </property>
</Properties>
</file>