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4BC74FC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62D8E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</w:rPr>
            </w:pPr>
          </w:p>
          <w:p w14:paraId="304E6D64" w14:textId="77777777" w:rsidR="00413185" w:rsidRDefault="00BB1BBF">
            <w:pPr>
              <w:pStyle w:val="Standard"/>
              <w:jc w:val="center"/>
            </w:pPr>
            <w:r>
              <w:rPr>
                <w:rFonts w:ascii="Arial" w:hAnsi="Arial" w:cs="Arial"/>
                <w:b/>
                <w:bCs/>
              </w:rPr>
              <w:t>PRÉ-PROJETO 202</w:t>
            </w:r>
            <w:r>
              <w:rPr>
                <w:rFonts w:ascii="Arial" w:hAnsi="Arial" w:cs="Arial"/>
                <w:b/>
                <w:bCs/>
              </w:rPr>
              <w:t>6</w:t>
            </w:r>
            <w:bookmarkStart w:id="0" w:name="_GoBack"/>
            <w:bookmarkEnd w:id="0"/>
          </w:p>
        </w:tc>
      </w:tr>
    </w:tbl>
    <w:p w14:paraId="384C2C7B" w14:textId="77777777" w:rsidR="00413185" w:rsidRDefault="00413185">
      <w:pPr>
        <w:pStyle w:val="Standard"/>
        <w:ind w:firstLine="426"/>
        <w:rPr>
          <w:rFonts w:ascii="Arial" w:hAnsi="Arial" w:cs="Arial"/>
        </w:rPr>
      </w:pP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5E75B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34472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NOME: Angellyne Marciel Marques                                          Nº 01</w:t>
            </w:r>
          </w:p>
        </w:tc>
      </w:tr>
      <w:tr w:rsidR="00413185" w14:paraId="757BF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FDE31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NOME: Gabrielly Sales da Silva</w:t>
            </w:r>
            <w:r>
              <w:rPr>
                <w:rFonts w:ascii="Arial" w:hAnsi="Arial" w:cs="Arial"/>
              </w:rPr>
              <w:t xml:space="preserve">                                                Nº 05</w:t>
            </w:r>
          </w:p>
        </w:tc>
      </w:tr>
      <w:tr w:rsidR="00413185" w14:paraId="3A728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052BB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TELEFONE (S): (45) 99969-4523 → Gabrielly, (45) 92002-0219 → Angellyne</w:t>
            </w:r>
          </w:p>
        </w:tc>
      </w:tr>
      <w:tr w:rsidR="00413185" w14:paraId="7E674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098EB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E-MAIL: gabrielly.sales.silva@escola.pr.gov.br</w:t>
            </w:r>
          </w:p>
        </w:tc>
      </w:tr>
      <w:tr w:rsidR="00413185" w14:paraId="461E3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BA74E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CURSO: Desenvolvimento de sistemas</w:t>
            </w:r>
          </w:p>
        </w:tc>
      </w:tr>
      <w:tr w:rsidR="00413185" w14:paraId="18C93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EC49B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>TURMA: 3°Ano</w:t>
            </w:r>
          </w:p>
        </w:tc>
      </w:tr>
    </w:tbl>
    <w:p w14:paraId="7B0480F1" w14:textId="77777777" w:rsidR="00413185" w:rsidRDefault="00413185">
      <w:pPr>
        <w:pStyle w:val="Standard"/>
        <w:rPr>
          <w:rFonts w:ascii="Arial" w:hAnsi="Arial" w:cs="Arial"/>
          <w:b/>
        </w:rPr>
      </w:pPr>
    </w:p>
    <w:p w14:paraId="76D396DB" w14:textId="77777777" w:rsidR="00413185" w:rsidRDefault="00BB1BBF">
      <w:pPr>
        <w:pStyle w:val="Standard"/>
        <w:rPr>
          <w:ins w:id="1" w:author="Aparecida Ferreira" w:date="2026-03-09T07:31:00Z" w16du:dateUtc="2026-03-09T10:31:00Z"/>
          <w:rFonts w:ascii="Arial" w:hAnsi="Arial" w:cs="Arial"/>
          <w:b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508AB062" w14:textId="77777777" w:rsidR="007B229E" w:rsidRDefault="007B229E">
      <w:pPr>
        <w:pStyle w:val="Standard"/>
        <w:rPr>
          <w:ins w:id="2" w:author="Aparecida Ferreira" w:date="2026-03-09T07:31:00Z" w16du:dateUtc="2026-03-09T10:31:00Z"/>
          <w:rFonts w:ascii="Arial" w:hAnsi="Arial" w:cs="Arial"/>
          <w:b/>
        </w:rPr>
      </w:pPr>
    </w:p>
    <w:p w14:paraId="5B4CD96F" w14:textId="77777777" w:rsidR="007B229E" w:rsidRDefault="007B229E">
      <w:pPr>
        <w:pStyle w:val="Standard"/>
      </w:pPr>
    </w:p>
    <w:p w14:paraId="2E4F52C2" w14:textId="4CF78F03" w:rsidR="00413185" w:rsidRDefault="007B229E">
      <w:pPr>
        <w:pStyle w:val="Standard"/>
        <w:rPr>
          <w:ins w:id="3" w:author="Aparecida Ferreira" w:date="2026-03-09T07:30:00Z" w16du:dateUtc="2026-03-09T10:30:00Z"/>
          <w:rFonts w:ascii="Arial" w:hAnsi="Arial" w:cs="Arial"/>
          <w:b/>
        </w:rPr>
      </w:pPr>
      <w:ins w:id="4" w:author="Aparecida Ferreira" w:date="2026-03-09T07:30:00Z" w16du:dateUtc="2026-03-09T10:30:00Z">
        <w:r>
          <w:rPr>
            <w:rFonts w:ascii="Arial" w:hAnsi="Arial" w:cs="Arial"/>
            <w:b/>
          </w:rPr>
          <w:t>INSERIR A PRIMEIRA TELA DO PROJETO</w:t>
        </w:r>
      </w:ins>
    </w:p>
    <w:p w14:paraId="4556ECFF" w14:textId="77777777" w:rsidR="007B229E" w:rsidRDefault="007B229E">
      <w:pPr>
        <w:pStyle w:val="Standard"/>
        <w:rPr>
          <w:ins w:id="5" w:author="Aparecida Ferreira" w:date="2026-03-09T07:30:00Z" w16du:dateUtc="2026-03-09T10:30:00Z"/>
          <w:rFonts w:ascii="Arial" w:hAnsi="Arial" w:cs="Arial"/>
          <w:b/>
        </w:rPr>
      </w:pPr>
    </w:p>
    <w:p w14:paraId="4CD622C8" w14:textId="77777777" w:rsidR="007B229E" w:rsidRDefault="007B229E">
      <w:pPr>
        <w:pStyle w:val="Standard"/>
        <w:rPr>
          <w:rFonts w:ascii="Arial" w:hAnsi="Arial" w:cs="Arial"/>
          <w:b/>
        </w:rPr>
      </w:pPr>
    </w:p>
    <w:p w14:paraId="3426B86A" w14:textId="77777777" w:rsidR="00413185" w:rsidRDefault="00BB1BBF">
      <w:pPr>
        <w:pStyle w:val="Standard"/>
      </w:pPr>
      <w:r>
        <w:rPr>
          <w:rFonts w:ascii="Arial" w:hAnsi="Arial" w:cs="Arial"/>
        </w:rPr>
        <w:t>TITULO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07F6146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D8F7A" w14:textId="77777777" w:rsidR="00413185" w:rsidRDefault="00BB1BBF">
            <w:pPr>
              <w:pStyle w:val="Standard"/>
              <w:spacing w:before="120" w:after="120"/>
            </w:pPr>
            <w:r>
              <w:rPr>
                <w:rFonts w:ascii="Arial" w:hAnsi="Arial" w:cs="Arial"/>
              </w:rPr>
              <w:t xml:space="preserve">Título do projeto: </w:t>
            </w:r>
            <w:bookmarkStart w:id="6" w:name="docs-internal-guid-44fe6958-7fff-9027-91"/>
            <w:bookmarkEnd w:id="6"/>
            <w:r>
              <w:rPr>
                <w:rFonts w:ascii="Arial" w:hAnsi="Arial" w:cs="Arial"/>
              </w:rPr>
              <w:t>Skate fest championship</w:t>
            </w:r>
          </w:p>
        </w:tc>
      </w:tr>
    </w:tbl>
    <w:p w14:paraId="0679D8DD" w14:textId="77777777" w:rsidR="00413185" w:rsidRDefault="00413185">
      <w:pPr>
        <w:pStyle w:val="Standard"/>
        <w:rPr>
          <w:rFonts w:ascii="Arial" w:hAnsi="Arial" w:cs="Arial"/>
        </w:rPr>
      </w:pPr>
    </w:p>
    <w:p w14:paraId="0B814C2A" w14:textId="77777777" w:rsidR="00413185" w:rsidRDefault="00BB1BBF">
      <w:pPr>
        <w:pStyle w:val="Standard"/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7216AA7A" w14:textId="77777777">
        <w:tblPrEx>
          <w:tblCellMar>
            <w:top w:w="0" w:type="dxa"/>
            <w:bottom w:w="0" w:type="dxa"/>
          </w:tblCellMar>
        </w:tblPrEx>
        <w:trPr>
          <w:trHeight w:val="1221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38B5F" w14:textId="63CDA31D" w:rsidR="00413185" w:rsidRDefault="00BB1BBF" w:rsidP="00C93CAB">
            <w:pPr>
              <w:pStyle w:val="Textbody"/>
              <w:snapToGrid w:val="0"/>
              <w:spacing w:after="160" w:line="360" w:lineRule="auto"/>
              <w:jc w:val="both"/>
              <w:pPrChange w:id="7" w:author="Aparecida Ferreira" w:date="2026-03-09T07:31:00Z" w16du:dateUtc="2026-03-09T10:31:00Z">
                <w:pPr>
                  <w:pStyle w:val="Textbody"/>
                  <w:snapToGrid w:val="0"/>
                  <w:spacing w:after="160"/>
                </w:pPr>
              </w:pPrChange>
            </w:pPr>
            <w:bookmarkStart w:id="8" w:name="docs-internal-guid-a176db56-7fff-ccb5-4b"/>
            <w:bookmarkEnd w:id="8"/>
            <w:r>
              <w:rPr>
                <w:rFonts w:ascii="Arial" w:hAnsi="Arial" w:cs="Arial"/>
              </w:rPr>
              <w:t xml:space="preserve">O sistema terá como objetivo as </w:t>
            </w:r>
            <w:commentRangeStart w:id="9"/>
            <w:r>
              <w:rPr>
                <w:rFonts w:ascii="Arial" w:hAnsi="Arial" w:cs="Arial"/>
              </w:rPr>
              <w:t>competições de skate</w:t>
            </w:r>
            <w:commentRangeEnd w:id="9"/>
            <w:r w:rsidR="00C93CAB">
              <w:rPr>
                <w:rStyle w:val="Refdecomentrio"/>
                <w:rFonts w:ascii="Arial" w:hAnsi="Arial" w:cs="Arial"/>
                <w:sz w:val="22"/>
                <w:szCs w:val="22"/>
              </w:rPr>
              <w:commentReference w:id="9"/>
            </w:r>
            <w:r>
              <w:rPr>
                <w:rFonts w:ascii="Arial" w:hAnsi="Arial" w:cs="Arial"/>
              </w:rPr>
              <w:t>,</w:t>
            </w:r>
            <w:ins w:id="10" w:author="Aparecida Ferreira" w:date="2026-03-09T07:41:00Z" w16du:dateUtc="2026-03-09T10:41:00Z">
              <w:r w:rsidR="00134B2B">
                <w:rPr>
                  <w:rFonts w:ascii="Arial" w:hAnsi="Arial" w:cs="Arial"/>
                </w:rPr>
                <w:t xml:space="preserve"> </w:t>
              </w:r>
              <w:r w:rsidR="0054449D">
                <w:rPr>
                  <w:rFonts w:ascii="Arial" w:hAnsi="Arial" w:cs="Arial"/>
                </w:rPr>
                <w:t xml:space="preserve">para </w:t>
              </w:r>
              <w:r w:rsidR="00134B2B">
                <w:rPr>
                  <w:rFonts w:ascii="Arial" w:hAnsi="Arial" w:cs="Arial"/>
                </w:rPr>
                <w:t>Calza</w:t>
              </w:r>
            </w:ins>
            <w:ins w:id="11" w:author="Aparecida Ferreira" w:date="2026-03-09T07:42:00Z" w16du:dateUtc="2026-03-09T10:42:00Z">
              <w:r w:rsidR="005C7540">
                <w:rPr>
                  <w:rFonts w:ascii="Arial" w:hAnsi="Arial" w:cs="Arial"/>
                </w:rPr>
                <w:t xml:space="preserve"> </w:t>
              </w:r>
            </w:ins>
            <w:ins w:id="12" w:author="Aparecida Ferreira" w:date="2026-03-09T07:41:00Z" w16du:dateUtc="2026-03-09T10:41:00Z">
              <w:r w:rsidR="00134B2B">
                <w:rPr>
                  <w:rFonts w:ascii="Arial" w:hAnsi="Arial" w:cs="Arial"/>
                </w:rPr>
                <w:t>(2007)</w:t>
              </w:r>
            </w:ins>
            <w:ins w:id="13" w:author="Aparecida Ferreira" w:date="2026-03-09T07:42:00Z" w16du:dateUtc="2026-03-09T10:42:00Z">
              <w:r w:rsidR="005C7540">
                <w:rPr>
                  <w:rFonts w:ascii="Arial" w:hAnsi="Arial" w:cs="Arial"/>
                </w:rPr>
                <w:t>,</w:t>
              </w:r>
            </w:ins>
            <w:ins w:id="14" w:author="Aparecida Ferreira" w:date="2026-03-09T07:41:00Z" w16du:dateUtc="2026-03-09T10:41:00Z">
              <w:r w:rsidR="00134B2B">
                <w:rPr>
                  <w:rFonts w:ascii="Arial" w:hAnsi="Arial" w:cs="Arial"/>
                </w:rPr>
                <w:t xml:space="preserve"> </w:t>
              </w:r>
            </w:ins>
            <w:ins w:id="15" w:author="Aparecida Ferreira" w:date="2026-03-09T07:41:00Z">
              <w:r w:rsidR="00134B2B" w:rsidRPr="00134B2B">
                <w:rPr>
                  <w:rFonts w:ascii="Arial" w:hAnsi="Arial" w:cs="Arial"/>
                </w:rPr>
                <w:t>O Skate é um dos esportes mais praticados em todo o país. O Brasil conta com representantes que atuam internacionalmente, mas, ainda assim, a modalidade carece de reconhecimento por parte da mídia e da população. Além disso, são escassos os estudos voltados ao seu treinamento. O objetivo deste trabalho foi realizar um levantamento sobre a situação atual do Skate, abordando o Sistema de Competição, o Sistema de Treinamento e os Fatores Complementares. Buscou-se também desenvolver uma análise crítica quanto à adequação do sistema preparatório em relação às exigências das competições</w:t>
              </w:r>
            </w:ins>
            <w:r>
              <w:rPr>
                <w:rFonts w:ascii="Arial" w:hAnsi="Arial" w:cs="Arial"/>
              </w:rPr>
              <w:t xml:space="preserve"> que terá três módulos </w:t>
            </w:r>
            <w:r>
              <w:rPr>
                <w:rFonts w:ascii="Arial" w:hAnsi="Arial" w:cs="Arial"/>
              </w:rPr>
              <w:lastRenderedPageBreak/>
              <w:t>principais, sendo eles:</w:t>
            </w:r>
            <w:r>
              <w:rPr>
                <w:rFonts w:ascii="Arial" w:hAnsi="Arial" w:cs="Arial"/>
                <w:shd w:val="clear" w:color="auto" w:fill="FFFFFF"/>
              </w:rPr>
              <w:t xml:space="preserve"> cadastro de skatistas, registro de notas e ranking dinâmico</w:t>
            </w:r>
            <w:r>
              <w:rPr>
                <w:rFonts w:ascii="Arial" w:hAnsi="Arial" w:cs="Arial"/>
              </w:rPr>
              <w:t xml:space="preserve">. É conveniente garantir o funcionamento destes 3 módulos, pois, sem eles não garantirá o bom </w:t>
            </w:r>
            <w:commentRangeStart w:id="16"/>
            <w:r>
              <w:rPr>
                <w:rFonts w:ascii="Arial" w:hAnsi="Arial" w:cs="Arial"/>
              </w:rPr>
              <w:t>desempenho do software</w:t>
            </w:r>
            <w:commentRangeEnd w:id="16"/>
            <w:r w:rsidR="00DB141F">
              <w:rPr>
                <w:rStyle w:val="Refdecomentrio"/>
                <w:rFonts w:ascii="Arial" w:hAnsi="Arial" w:cs="Arial"/>
                <w:sz w:val="22"/>
                <w:szCs w:val="22"/>
              </w:rPr>
              <w:commentReference w:id="16"/>
            </w:r>
            <w:r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Ademais, a aparência será a partir da temática skatista e garantindo um bom visual. Entretanto, contará com formulários de cadastros, </w:t>
            </w:r>
            <w:r>
              <w:rPr>
                <w:rFonts w:ascii="Arial" w:hAnsi="Arial" w:cs="Arial"/>
                <w:shd w:val="clear" w:color="auto" w:fill="FFFFFF"/>
              </w:rPr>
              <w:t>cálculo automatizado de pontuações e sistema de notificações e assim, proporcionando uma boa experiência para os organizadores de competições e skatistas.</w:t>
            </w:r>
          </w:p>
        </w:tc>
      </w:tr>
    </w:tbl>
    <w:p w14:paraId="6A970AF8" w14:textId="77777777" w:rsidR="00413185" w:rsidRDefault="00BB1BBF">
      <w:pPr>
        <w:pStyle w:val="Standard"/>
      </w:pPr>
      <w:r>
        <w:rPr>
          <w:rFonts w:ascii="Arial" w:hAnsi="Arial" w:cs="Arial"/>
        </w:rPr>
        <w:lastRenderedPageBreak/>
        <w:t>HIPÓTESE / SOLUÇÃO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37A0B32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CC7A7" w14:textId="77777777" w:rsidR="00413185" w:rsidRPr="00F93B3F" w:rsidRDefault="00BB1BBF" w:rsidP="00F93B3F">
            <w:pPr>
              <w:pStyle w:val="Textbody"/>
              <w:snapToGrid w:val="0"/>
              <w:spacing w:after="160" w:line="360" w:lineRule="auto"/>
              <w:jc w:val="both"/>
              <w:rPr>
                <w:rFonts w:ascii="Arial" w:hAnsi="Arial" w:cs="Arial"/>
                <w:rPrChange w:id="17" w:author="Aparecida Ferreira" w:date="2026-03-09T07:34:00Z" w16du:dateUtc="2026-03-09T10:34:00Z">
                  <w:rPr/>
                </w:rPrChange>
              </w:rPr>
              <w:pPrChange w:id="18" w:author="Aparecida Ferreira" w:date="2026-03-09T07:34:00Z" w16du:dateUtc="2026-03-09T10:34:00Z">
                <w:pPr>
                  <w:pStyle w:val="Textbody"/>
                  <w:snapToGrid w:val="0"/>
                  <w:spacing w:after="160"/>
                </w:pPr>
              </w:pPrChange>
            </w:pPr>
            <w:bookmarkStart w:id="19" w:name="docs-internal-guid-af932712-7fff-2f0c-35"/>
            <w:bookmarkEnd w:id="19"/>
            <w:r w:rsidRPr="00F93B3F">
              <w:rPr>
                <w:rFonts w:ascii="Arial" w:hAnsi="Arial" w:cs="Arial"/>
                <w:shd w:val="clear" w:color="auto" w:fill="FFFFFF"/>
              </w:rPr>
              <w:t>A ideia surgiu a partir da dificuldade de gestão de informações do universo skatista, em sua grande maioria, os cadastros são mantidos em planilhas desorganizadas, o registro das notas é feito de forma improvisada e os históricos se perdem com o tempo. Esta fragmentação causa retrabalho constante, perda de dados importantes, dificuldade para calcular pontuações de forma justa e falta de transparência nas classificações.</w:t>
            </w:r>
          </w:p>
          <w:p w14:paraId="16D4194D" w14:textId="77777777" w:rsidR="00413185" w:rsidRPr="00F93B3F" w:rsidRDefault="00BB1BBF" w:rsidP="00F93B3F">
            <w:pPr>
              <w:pStyle w:val="Textbody"/>
              <w:snapToGrid w:val="0"/>
              <w:spacing w:after="160" w:line="360" w:lineRule="auto"/>
              <w:jc w:val="both"/>
              <w:rPr>
                <w:rFonts w:ascii="Arial" w:hAnsi="Arial" w:cs="Arial"/>
                <w:rPrChange w:id="20" w:author="Aparecida Ferreira" w:date="2026-03-09T07:34:00Z" w16du:dateUtc="2026-03-09T10:34:00Z">
                  <w:rPr/>
                </w:rPrChange>
              </w:rPr>
              <w:pPrChange w:id="21" w:author="Aparecida Ferreira" w:date="2026-03-09T07:34:00Z" w16du:dateUtc="2026-03-09T10:34:00Z">
                <w:pPr>
                  <w:pStyle w:val="Textbody"/>
                  <w:snapToGrid w:val="0"/>
                  <w:spacing w:after="160"/>
                </w:pPr>
              </w:pPrChange>
            </w:pPr>
            <w:r w:rsidRPr="00F93B3F">
              <w:rPr>
                <w:rFonts w:ascii="Arial" w:hAnsi="Arial" w:cs="Arial"/>
                <w:shd w:val="clear" w:color="auto" w:fill="FFFFFF"/>
                <w:rPrChange w:id="22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t>Certamente, o skate fest championship vem para resolver todas estas demandas de maneira divertida e organizada. No módulo de avaliação, são cadastradas 5 notas por skatista para manobras como kickflip, heelflip, tre flip, varial e laser. No módulo de ranking, a nota final é calculada automaticamente descartando a maior e menor nota e calculando a média das 3 restantes. O sistema apresenta um pódio visual com destaque para os 3 primeiros colocados e uma coroa especial para o primeiro lugar. Prezando a organi</w:t>
            </w:r>
            <w:r w:rsidRPr="00F93B3F">
              <w:rPr>
                <w:rFonts w:ascii="Arial" w:hAnsi="Arial" w:cs="Arial"/>
                <w:shd w:val="clear" w:color="auto" w:fill="FFFFFF"/>
                <w:rPrChange w:id="23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t>zação e fácil acesso visual.</w:t>
            </w:r>
          </w:p>
          <w:p w14:paraId="61DB6B53" w14:textId="77777777" w:rsidR="00413185" w:rsidRPr="00F93B3F" w:rsidRDefault="00BB1BBF" w:rsidP="00F93B3F">
            <w:pPr>
              <w:pStyle w:val="Textbody"/>
              <w:spacing w:line="360" w:lineRule="auto"/>
              <w:jc w:val="both"/>
              <w:rPr>
                <w:rFonts w:ascii="Arial" w:hAnsi="Arial" w:cs="Arial"/>
                <w:rPrChange w:id="24" w:author="Aparecida Ferreira" w:date="2026-03-09T07:34:00Z" w16du:dateUtc="2026-03-09T10:34:00Z">
                  <w:rPr/>
                </w:rPrChange>
              </w:rPr>
              <w:pPrChange w:id="25" w:author="Aparecida Ferreira" w:date="2026-03-09T07:34:00Z" w16du:dateUtc="2026-03-09T10:34:00Z">
                <w:pPr>
                  <w:pStyle w:val="Textbody"/>
                </w:pPr>
              </w:pPrChange>
            </w:pPr>
            <w:r w:rsidRPr="00F93B3F">
              <w:rPr>
                <w:rFonts w:ascii="Arial" w:hAnsi="Arial" w:cs="Arial"/>
                <w:rPrChange w:id="26" w:author="Aparecida Ferreira" w:date="2026-03-09T07:34:00Z" w16du:dateUtc="2026-03-09T10:34:00Z">
                  <w:rPr/>
                </w:rPrChange>
              </w:rPr>
              <w:t xml:space="preserve">Ele contará com o uso de </w:t>
            </w:r>
            <w:r w:rsidRPr="00F93B3F">
              <w:rPr>
                <w:rFonts w:ascii="Arial" w:hAnsi="Arial" w:cs="Arial"/>
                <w:shd w:val="clear" w:color="auto" w:fill="FFFFFF"/>
                <w:rPrChange w:id="27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t>paleta de cores, utilizando roxo escuro para fundo, roxo médio para elementos secundários, roxo azulado para detalhes, azul médio para botões e azul claro para pontuações. Proporcionando uma boa estética e mantendo o estilo skatista. Todavia, terá validações como campos obrigatórios, idade entre 10 e 60 anos e notas entre 0 e 10. O ranking apresentará ordenação automática, com coroa dourada para o primeiro lugar, medalha de prata para o segundo e medalha de bronze para o terceiro. </w:t>
            </w:r>
          </w:p>
          <w:p w14:paraId="39B12C84" w14:textId="77777777" w:rsidR="00413185" w:rsidRPr="00F93B3F" w:rsidRDefault="00BB1BBF" w:rsidP="00F93B3F">
            <w:pPr>
              <w:pStyle w:val="Textbody"/>
              <w:spacing w:line="360" w:lineRule="auto"/>
              <w:jc w:val="both"/>
              <w:rPr>
                <w:rFonts w:ascii="Arial" w:hAnsi="Arial" w:cs="Arial"/>
                <w:shd w:val="clear" w:color="auto" w:fill="FFFFFF"/>
                <w:rPrChange w:id="28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pPrChange w:id="29" w:author="Aparecida Ferreira" w:date="2026-03-09T07:34:00Z" w16du:dateUtc="2026-03-09T10:34:00Z">
                <w:pPr>
                  <w:pStyle w:val="Textbody"/>
                </w:pPr>
              </w:pPrChange>
            </w:pPr>
            <w:r w:rsidRPr="00F93B3F">
              <w:rPr>
                <w:rFonts w:ascii="Arial" w:hAnsi="Arial" w:cs="Arial"/>
                <w:shd w:val="clear" w:color="auto" w:fill="FFFFFF"/>
                <w:rPrChange w:id="30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t>Em seguida, a experiência do usuário foi planejada com feedback visual através de notificações para todas as ações, animações que confirmam interações e mensagens claras. O contraste adequado e a navegação por teclado, garantindo acessibilidade básica para pessoas com baixa visibilidade. </w:t>
            </w:r>
          </w:p>
          <w:p w14:paraId="5D0583DE" w14:textId="77777777" w:rsidR="00413185" w:rsidRDefault="00BB1BBF" w:rsidP="00F93B3F">
            <w:pPr>
              <w:pStyle w:val="Textbody"/>
              <w:spacing w:line="360" w:lineRule="auto"/>
              <w:jc w:val="both"/>
              <w:pPrChange w:id="31" w:author="Aparecida Ferreira" w:date="2026-03-09T07:34:00Z" w16du:dateUtc="2026-03-09T10:34:00Z">
                <w:pPr>
                  <w:pStyle w:val="Textbody"/>
                </w:pPr>
              </w:pPrChange>
            </w:pPr>
            <w:r w:rsidRPr="00F93B3F">
              <w:rPr>
                <w:rFonts w:ascii="Arial" w:hAnsi="Arial" w:cs="Arial"/>
                <w:shd w:val="clear" w:color="auto" w:fill="FFFFFF"/>
                <w:rPrChange w:id="32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t xml:space="preserve">Portanto, em comparação com métodos tradicionais, ele reduzirá o tempo de cadastro de minutos para segundos, automatizando cálculos que antes eram manuais, oferece ranking </w:t>
            </w:r>
            <w:r w:rsidRPr="00F93B3F">
              <w:rPr>
                <w:rFonts w:ascii="Arial" w:hAnsi="Arial" w:cs="Arial"/>
                <w:shd w:val="clear" w:color="auto" w:fill="FFFFFF"/>
                <w:rPrChange w:id="33" w:author="Aparecida Ferreira" w:date="2026-03-09T07:34:00Z" w16du:dateUtc="2026-03-09T10:34:00Z">
                  <w:rPr>
                    <w:shd w:val="clear" w:color="auto" w:fill="FFFFFF"/>
                  </w:rPr>
                </w:rPrChange>
              </w:rPr>
              <w:lastRenderedPageBreak/>
              <w:t>instantâneo e mantém histórico permanente, tudo com visual temático e atraente. Em suma, o skate fest championship resolve os principais problemas identificados através da centralização das informações, automatização das pontuações, transparência no ranking, persistência dos dados, tornando o sistema não apenas funcional, mas também agradável de utilizar.</w:t>
            </w:r>
          </w:p>
        </w:tc>
      </w:tr>
    </w:tbl>
    <w:p w14:paraId="2B063218" w14:textId="77777777" w:rsidR="00413185" w:rsidRDefault="00413185">
      <w:pPr>
        <w:pStyle w:val="Standard"/>
        <w:rPr>
          <w:rFonts w:ascii="Arial" w:hAnsi="Arial" w:cs="Arial"/>
        </w:rPr>
      </w:pPr>
    </w:p>
    <w:p w14:paraId="27BC8269" w14:textId="77777777" w:rsidR="00413185" w:rsidRDefault="00413185">
      <w:pPr>
        <w:pStyle w:val="Standard"/>
        <w:rPr>
          <w:rFonts w:ascii="Arial" w:hAnsi="Arial" w:cs="Arial"/>
        </w:rPr>
      </w:pPr>
    </w:p>
    <w:p w14:paraId="05E3B8C2" w14:textId="77777777" w:rsidR="00413185" w:rsidRDefault="00413185">
      <w:pPr>
        <w:pStyle w:val="Standard"/>
        <w:rPr>
          <w:rFonts w:ascii="Arial" w:hAnsi="Arial" w:cs="Arial"/>
        </w:rPr>
      </w:pPr>
    </w:p>
    <w:p w14:paraId="0C33B050" w14:textId="77777777" w:rsidR="00413185" w:rsidRDefault="00BB1BBF">
      <w:pPr>
        <w:pStyle w:val="Standard"/>
        <w:ind w:right="1134"/>
      </w:pPr>
      <w:r>
        <w:rPr>
          <w:rFonts w:ascii="Arial" w:hAnsi="Arial" w:cs="Arial"/>
        </w:rPr>
        <w:t>DISCIPLINAS ENVOLVIDAS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2BEAEC9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FABA1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</w:rPr>
              <w:t>Descrição das três disciplinas.</w:t>
            </w:r>
          </w:p>
          <w:p w14:paraId="2C680CAA" w14:textId="66783294" w:rsidR="00413185" w:rsidDel="00DC51A9" w:rsidRDefault="00BB1BBF" w:rsidP="00DC51A9">
            <w:pPr>
              <w:pStyle w:val="Standard"/>
              <w:spacing w:line="360" w:lineRule="auto"/>
              <w:jc w:val="both"/>
              <w:rPr>
                <w:del w:id="34" w:author="Aparecida Ferreira" w:date="2026-03-09T07:36:00Z" w16du:dateUtc="2026-03-09T10:36:00Z"/>
              </w:rPr>
              <w:pPrChange w:id="35" w:author="Aparecida Ferreira" w:date="2026-03-09T07:36:00Z" w16du:dateUtc="2026-03-09T10:36:00Z">
                <w:pPr>
                  <w:pStyle w:val="Standard"/>
                </w:pPr>
              </w:pPrChange>
            </w:pPr>
            <w:del w:id="36" w:author="Aparecida Ferreira" w:date="2026-03-09T07:36:00Z" w16du:dateUtc="2026-03-09T10:36:00Z">
              <w:r w:rsidDel="00DC51A9">
                <w:rPr>
                  <w:rFonts w:ascii="Arial" w:hAnsi="Arial" w:cs="Arial"/>
                </w:rPr>
                <w:delText>Análise de projetos e sistemas:</w:delText>
              </w:r>
            </w:del>
          </w:p>
          <w:p w14:paraId="2EBAB30B" w14:textId="2A394D16" w:rsidR="00413185" w:rsidDel="00DC51A9" w:rsidRDefault="00BB1BBF" w:rsidP="00DC51A9">
            <w:pPr>
              <w:pStyle w:val="Standard"/>
              <w:spacing w:line="360" w:lineRule="auto"/>
              <w:jc w:val="both"/>
              <w:rPr>
                <w:del w:id="37" w:author="Aparecida Ferreira" w:date="2026-03-09T07:36:00Z" w16du:dateUtc="2026-03-09T10:36:00Z"/>
              </w:rPr>
              <w:pPrChange w:id="38" w:author="Aparecida Ferreira" w:date="2026-03-09T07:36:00Z" w16du:dateUtc="2026-03-09T10:36:00Z">
                <w:pPr>
                  <w:pStyle w:val="Standard"/>
                </w:pPr>
              </w:pPrChange>
            </w:pPr>
            <w:del w:id="39" w:author="Aparecida Ferreira" w:date="2026-03-09T07:36:00Z" w16du:dateUtc="2026-03-09T10:36:00Z">
              <w:r w:rsidDel="00DC51A9">
                <w:rPr>
                  <w:rFonts w:ascii="Arial" w:hAnsi="Arial" w:cs="Arial"/>
                </w:rPr>
                <w:delText>Banco de dados:</w:delText>
              </w:r>
            </w:del>
          </w:p>
          <w:p w14:paraId="4B738C4E" w14:textId="383A1E48" w:rsidR="00413185" w:rsidDel="00DC51A9" w:rsidRDefault="00BB1BBF" w:rsidP="00DC51A9">
            <w:pPr>
              <w:pStyle w:val="Standard"/>
              <w:spacing w:line="360" w:lineRule="auto"/>
              <w:jc w:val="both"/>
              <w:rPr>
                <w:del w:id="40" w:author="Aparecida Ferreira" w:date="2026-03-09T07:36:00Z" w16du:dateUtc="2026-03-09T10:36:00Z"/>
              </w:rPr>
              <w:pPrChange w:id="41" w:author="Aparecida Ferreira" w:date="2026-03-09T07:36:00Z" w16du:dateUtc="2026-03-09T10:36:00Z">
                <w:pPr>
                  <w:pStyle w:val="Standard"/>
                </w:pPr>
              </w:pPrChange>
            </w:pPr>
            <w:del w:id="42" w:author="Aparecida Ferreira" w:date="2026-03-09T07:36:00Z" w16du:dateUtc="2026-03-09T10:36:00Z">
              <w:r w:rsidDel="00DC51A9">
                <w:rPr>
                  <w:rFonts w:ascii="Arial" w:hAnsi="Arial" w:cs="Arial"/>
                </w:rPr>
                <w:delText>Web design:</w:delText>
              </w:r>
            </w:del>
          </w:p>
          <w:p w14:paraId="5D541A02" w14:textId="77777777" w:rsidR="00DC51A9" w:rsidRPr="00DC51A9" w:rsidRDefault="00DC51A9" w:rsidP="00DC51A9">
            <w:pPr>
              <w:pStyle w:val="Standard"/>
              <w:spacing w:line="360" w:lineRule="auto"/>
              <w:jc w:val="both"/>
              <w:rPr>
                <w:ins w:id="43" w:author="Aparecida Ferreira" w:date="2026-03-09T07:36:00Z"/>
                <w:rFonts w:ascii="Arial" w:hAnsi="Arial" w:cs="Arial"/>
              </w:rPr>
              <w:pPrChange w:id="44" w:author="Aparecida Ferreira" w:date="2026-03-09T07:36:00Z" w16du:dateUtc="2026-03-09T10:36:00Z">
                <w:pPr>
                  <w:pStyle w:val="Standard"/>
                </w:pPr>
              </w:pPrChange>
            </w:pPr>
            <w:ins w:id="45" w:author="Aparecida Ferreira" w:date="2026-03-09T07:36:00Z">
              <w:r w:rsidRPr="00DC51A9">
                <w:rPr>
                  <w:rFonts w:ascii="Arial" w:hAnsi="Arial" w:cs="Arial"/>
                  <w:b/>
                  <w:bCs/>
                </w:rPr>
                <w:t>Análise de projetos e sistemas:</w:t>
              </w:r>
              <w:r w:rsidRPr="00DC51A9">
                <w:rPr>
                  <w:rFonts w:ascii="Arial" w:hAnsi="Arial" w:cs="Arial"/>
                </w:rPr>
                <w:t xml:space="preserve"> Esta disciplina é o </w:t>
              </w:r>
              <w:r w:rsidRPr="00DC51A9">
                <w:rPr>
                  <w:rFonts w:ascii="Arial" w:hAnsi="Arial" w:cs="Arial"/>
                  <w:b/>
                </w:rPr>
                <w:t>cérebro</w:t>
              </w:r>
              <w:r w:rsidRPr="00DC51A9">
                <w:rPr>
                  <w:rFonts w:ascii="Arial" w:hAnsi="Arial" w:cs="Arial"/>
                </w:rPr>
                <w:t xml:space="preserve"> e o </w:t>
              </w:r>
              <w:r w:rsidRPr="00DC51A9">
                <w:rPr>
                  <w:rFonts w:ascii="Arial" w:hAnsi="Arial" w:cs="Arial"/>
                  <w:b/>
                </w:rPr>
                <w:t>planejamento</w:t>
              </w:r>
              <w:r w:rsidRPr="00DC51A9">
                <w:rPr>
                  <w:rFonts w:ascii="Arial" w:hAnsi="Arial" w:cs="Arial"/>
                </w:rPr>
                <w:t xml:space="preserve"> de tudo. Antes de escrever qualquer código, o analista desenha o "mapa" do site. Ele decide como as coisas vão funcionar: "Se o usuário clicar aqui, o que deve acontecer?", "Como o site vai se comportar se 1.000 pessoas entrarem ao mesmo tempo?". Essa área garante que o sistema não seja uma bagunça, definindo as regras de negócio (como o sistema de notas) e organizando as etapas de desenvolvimento para que nada seja esquecido. </w:t>
              </w:r>
            </w:ins>
          </w:p>
          <w:p w14:paraId="7E76B7A8" w14:textId="77777777" w:rsidR="00DC51A9" w:rsidRPr="00DC51A9" w:rsidRDefault="00DC51A9" w:rsidP="00DC51A9">
            <w:pPr>
              <w:pStyle w:val="Standard"/>
              <w:spacing w:line="360" w:lineRule="auto"/>
              <w:jc w:val="both"/>
              <w:rPr>
                <w:ins w:id="46" w:author="Aparecida Ferreira" w:date="2026-03-09T07:36:00Z"/>
                <w:rFonts w:ascii="Arial" w:hAnsi="Arial" w:cs="Arial"/>
              </w:rPr>
              <w:pPrChange w:id="47" w:author="Aparecida Ferreira" w:date="2026-03-09T07:36:00Z" w16du:dateUtc="2026-03-09T10:36:00Z">
                <w:pPr>
                  <w:pStyle w:val="Standard"/>
                </w:pPr>
              </w:pPrChange>
            </w:pPr>
            <w:ins w:id="48" w:author="Aparecida Ferreira" w:date="2026-03-09T07:36:00Z">
              <w:r w:rsidRPr="00DC51A9">
                <w:rPr>
                  <w:rFonts w:ascii="Arial" w:hAnsi="Arial" w:cs="Arial"/>
                  <w:b/>
                  <w:bCs/>
                </w:rPr>
                <w:t>Banco de dados:</w:t>
              </w:r>
              <w:r w:rsidRPr="00DC51A9">
                <w:rPr>
                  <w:rFonts w:ascii="Arial" w:hAnsi="Arial" w:cs="Arial"/>
                </w:rPr>
                <w:t xml:space="preserve"> O Banco de Dados é a </w:t>
              </w:r>
              <w:r w:rsidRPr="00DC51A9">
                <w:rPr>
                  <w:rFonts w:ascii="Arial" w:hAnsi="Arial" w:cs="Arial"/>
                  <w:b/>
                </w:rPr>
                <w:t>memória</w:t>
              </w:r>
              <w:r w:rsidRPr="00DC51A9">
                <w:rPr>
                  <w:rFonts w:ascii="Arial" w:hAnsi="Arial" w:cs="Arial"/>
                </w:rPr>
                <w:t xml:space="preserve"> do projeto. Como explicamos que o cinema é um mar de informações, precisamos de um lugar seguro para guardar tudo. É aqui que ficam armazenados os nomes dos filmes, as senhas dos usuários (escondidas com segurança), os comentários que as pessoas escrevem e as notas que elas dão. Sem o banco de dados, toda vez que você fechasse o site, ele "esqueceria" quem você é e quais filmes você já marcou como assistidos. </w:t>
              </w:r>
            </w:ins>
          </w:p>
          <w:p w14:paraId="2B70AEAE" w14:textId="77777777" w:rsidR="00DC51A9" w:rsidRPr="00DC51A9" w:rsidRDefault="00DC51A9" w:rsidP="00DC51A9">
            <w:pPr>
              <w:pStyle w:val="Standard"/>
              <w:spacing w:line="360" w:lineRule="auto"/>
              <w:jc w:val="both"/>
              <w:rPr>
                <w:ins w:id="49" w:author="Aparecida Ferreira" w:date="2026-03-09T07:36:00Z"/>
                <w:rFonts w:ascii="Arial" w:hAnsi="Arial" w:cs="Arial"/>
              </w:rPr>
              <w:pPrChange w:id="50" w:author="Aparecida Ferreira" w:date="2026-03-09T07:36:00Z" w16du:dateUtc="2026-03-09T10:36:00Z">
                <w:pPr>
                  <w:pStyle w:val="Standard"/>
                </w:pPr>
              </w:pPrChange>
            </w:pPr>
            <w:ins w:id="51" w:author="Aparecida Ferreira" w:date="2026-03-09T07:36:00Z">
              <w:r w:rsidRPr="00DC51A9">
                <w:rPr>
                  <w:rFonts w:ascii="Arial" w:hAnsi="Arial" w:cs="Arial"/>
                  <w:b/>
                  <w:bCs/>
                </w:rPr>
                <w:t>Web design:</w:t>
              </w:r>
              <w:r w:rsidRPr="00DC51A9">
                <w:rPr>
                  <w:rFonts w:ascii="Arial" w:hAnsi="Arial" w:cs="Arial"/>
                </w:rPr>
                <w:t xml:space="preserve"> O Web Design é a </w:t>
              </w:r>
              <w:r w:rsidRPr="00DC51A9">
                <w:rPr>
                  <w:rFonts w:ascii="Arial" w:hAnsi="Arial" w:cs="Arial"/>
                  <w:b/>
                </w:rPr>
                <w:t>cara</w:t>
              </w:r>
              <w:r w:rsidRPr="00DC51A9">
                <w:rPr>
                  <w:rFonts w:ascii="Arial" w:hAnsi="Arial" w:cs="Arial"/>
                </w:rPr>
                <w:t xml:space="preserve"> e a </w:t>
              </w:r>
              <w:r w:rsidRPr="00DC51A9">
                <w:rPr>
                  <w:rFonts w:ascii="Arial" w:hAnsi="Arial" w:cs="Arial"/>
                  <w:b/>
                </w:rPr>
                <w:t>experiência</w:t>
              </w:r>
              <w:r w:rsidRPr="00DC51A9">
                <w:rPr>
                  <w:rFonts w:ascii="Arial" w:hAnsi="Arial" w:cs="Arial"/>
                </w:rPr>
                <w:t xml:space="preserve"> do site. Não adianta o site ser inteligente e ter muita memória se ele for feio ou difícil de usar. O designer escolhe as cores, o tamanho das letras, onde os botões ficam e como as imagens dos filmes aparecem para que até quem "não entende nada de cinema" consiga navegar sem se perder. O foco do Web Design é tornar a busca por filmes algo bonito, visual e muito simples de clicar e favoritar.</w:t>
              </w:r>
            </w:ins>
          </w:p>
          <w:p w14:paraId="2ADA67FA" w14:textId="77777777" w:rsidR="00413185" w:rsidRDefault="00413185">
            <w:pPr>
              <w:pStyle w:val="Standard"/>
              <w:rPr>
                <w:rFonts w:ascii="Arial" w:hAnsi="Arial" w:cs="Arial"/>
              </w:rPr>
            </w:pPr>
          </w:p>
          <w:p w14:paraId="17D39AEB" w14:textId="77777777" w:rsidR="00413185" w:rsidRDefault="00413185">
            <w:pPr>
              <w:pStyle w:val="Standard"/>
              <w:rPr>
                <w:rFonts w:ascii="Arial" w:hAnsi="Arial" w:cs="Arial"/>
              </w:rPr>
            </w:pPr>
          </w:p>
        </w:tc>
      </w:tr>
    </w:tbl>
    <w:p w14:paraId="6E82E758" w14:textId="77777777" w:rsidR="00413185" w:rsidRDefault="00413185">
      <w:pPr>
        <w:pStyle w:val="Standard"/>
        <w:rPr>
          <w:rFonts w:ascii="Arial" w:hAnsi="Arial" w:cs="Arial"/>
        </w:rPr>
      </w:pPr>
    </w:p>
    <w:p w14:paraId="2EF2054B" w14:textId="77777777" w:rsidR="00413185" w:rsidRDefault="00BB1BBF">
      <w:pPr>
        <w:pStyle w:val="Standard"/>
      </w:pPr>
      <w:r>
        <w:rPr>
          <w:rFonts w:ascii="Arial" w:hAnsi="Arial" w:cs="Arial"/>
        </w:rPr>
        <w:lastRenderedPageBreak/>
        <w:t>OBJETIVO GERAL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6C41DA1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1DE7F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</w:rPr>
            </w:pPr>
          </w:p>
          <w:p w14:paraId="49817638" w14:textId="77777777" w:rsidR="00413185" w:rsidRDefault="00BB1BBF">
            <w:pPr>
              <w:pStyle w:val="Standard"/>
            </w:pPr>
            <w:r>
              <w:rPr>
                <w:rFonts w:ascii="Arial" w:eastAsia="Calibri" w:hAnsi="Arial" w:cs="Arial"/>
                <w:lang w:eastAsia="pt-BR"/>
              </w:rPr>
              <w:t xml:space="preserve">Determina o que se pretende realizar para obter resposta ao </w:t>
            </w:r>
            <w:r>
              <w:rPr>
                <w:rFonts w:ascii="Arial" w:eastAsia="Calibri" w:hAnsi="Arial" w:cs="Arial"/>
                <w:lang w:eastAsia="pt-BR"/>
              </w:rPr>
              <w:t>problema proposto, de um ponto de vista. O objetivo geral deve ser amplo e passível de ser desmembrado em objetivos específicos.</w:t>
            </w:r>
          </w:p>
          <w:p w14:paraId="06A11225" w14:textId="77777777" w:rsidR="00413185" w:rsidRDefault="00413185">
            <w:pPr>
              <w:pStyle w:val="Standard"/>
              <w:rPr>
                <w:rFonts w:ascii="Arial" w:hAnsi="Arial" w:cs="Arial"/>
              </w:rPr>
            </w:pPr>
          </w:p>
        </w:tc>
      </w:tr>
    </w:tbl>
    <w:p w14:paraId="3557F36E" w14:textId="77777777" w:rsidR="00413185" w:rsidRDefault="00BB1BBF">
      <w:pPr>
        <w:pStyle w:val="Standard"/>
      </w:pP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674FB45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2856D" w14:textId="77777777" w:rsidR="00413185" w:rsidRDefault="00413185">
            <w:pPr>
              <w:pStyle w:val="Standard"/>
              <w:rPr>
                <w:rFonts w:ascii="Arial" w:eastAsia="Calibri" w:hAnsi="Arial" w:cs="Arial"/>
                <w:lang w:eastAsia="pt-BR"/>
              </w:rPr>
            </w:pPr>
          </w:p>
          <w:p w14:paraId="69655E7E" w14:textId="77777777" w:rsidR="00413185" w:rsidRDefault="00BB1BBF">
            <w:pPr>
              <w:pStyle w:val="Standard"/>
            </w:pPr>
            <w:r>
              <w:rPr>
                <w:rFonts w:ascii="Arial" w:eastAsia="Calibri" w:hAnsi="Arial" w:cs="Arial"/>
                <w:lang w:eastAsia="pt-BR"/>
              </w:rPr>
              <w:t>Derivam do objetivo geral e apresentam as distintas ações que devem ser necessariamente desenvolvidas para o atingimento do objetivo geral.</w:t>
            </w:r>
          </w:p>
          <w:p w14:paraId="70E6F4F1" w14:textId="77777777" w:rsidR="00413185" w:rsidRDefault="00413185">
            <w:pPr>
              <w:pStyle w:val="Standard"/>
              <w:rPr>
                <w:rFonts w:ascii="Arial" w:eastAsia="Calibri" w:hAnsi="Arial" w:cs="Arial"/>
                <w:lang w:eastAsia="pt-BR"/>
              </w:rPr>
            </w:pPr>
          </w:p>
        </w:tc>
      </w:tr>
    </w:tbl>
    <w:p w14:paraId="77C651EE" w14:textId="77777777" w:rsidR="00413185" w:rsidRDefault="00413185">
      <w:pPr>
        <w:pStyle w:val="Standard"/>
        <w:rPr>
          <w:rFonts w:ascii="Arial" w:hAnsi="Arial" w:cs="Arial"/>
        </w:rPr>
      </w:pPr>
    </w:p>
    <w:p w14:paraId="0E421FFC" w14:textId="77777777" w:rsidR="00413185" w:rsidRDefault="00BB1BBF">
      <w:pPr>
        <w:pStyle w:val="Standard"/>
        <w:spacing w:line="360" w:lineRule="auto"/>
      </w:pPr>
      <w:r>
        <w:rPr>
          <w:rFonts w:ascii="Arial" w:eastAsia="Arial" w:hAnsi="Arial" w:cs="Arial"/>
        </w:rPr>
        <w:t xml:space="preserve"> </w:t>
      </w:r>
    </w:p>
    <w:p w14:paraId="19D1B83A" w14:textId="77777777" w:rsidR="00413185" w:rsidRDefault="00BB1BBF">
      <w:pPr>
        <w:pStyle w:val="Standard"/>
        <w:spacing w:line="360" w:lineRule="auto"/>
      </w:pPr>
      <w:r>
        <w:rPr>
          <w:rFonts w:ascii="Arial" w:hAnsi="Arial" w:cs="Arial"/>
        </w:rPr>
        <w:t>PROCEDIMENTOS METODOLÓGICOS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7BA1EEF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54CF5" w14:textId="77777777" w:rsidR="00413185" w:rsidRDefault="00BB1BBF">
            <w:pPr>
              <w:pStyle w:val="Standard"/>
              <w:spacing w:line="360" w:lineRule="auto"/>
            </w:pPr>
            <w:r>
              <w:rPr>
                <w:rFonts w:ascii="Arial" w:hAnsi="Arial" w:cs="Arial"/>
              </w:rPr>
              <w:t>Descrição dos métodos e procedimentos que nortearão a busca de informações para responder o problema de pesquisa:</w:t>
            </w:r>
          </w:p>
          <w:p w14:paraId="03B61C36" w14:textId="77777777" w:rsidR="00413185" w:rsidRDefault="00BB1BBF">
            <w:pPr>
              <w:pStyle w:val="Standard"/>
              <w:numPr>
                <w:ilvl w:val="0"/>
                <w:numId w:val="2"/>
              </w:numPr>
              <w:spacing w:line="360" w:lineRule="auto"/>
            </w:pPr>
            <w:r>
              <w:rPr>
                <w:rFonts w:ascii="Arial" w:hAnsi="Arial" w:cs="Arial"/>
              </w:rPr>
              <w:t>Pesquisa Bibliográfica</w:t>
            </w:r>
          </w:p>
          <w:p w14:paraId="7C6508D9" w14:textId="77777777" w:rsidR="00413185" w:rsidRPr="00D32C8A" w:rsidRDefault="00BB1BBF">
            <w:pPr>
              <w:pStyle w:val="Standard"/>
              <w:numPr>
                <w:ilvl w:val="0"/>
                <w:numId w:val="1"/>
              </w:numPr>
              <w:spacing w:line="360" w:lineRule="auto"/>
              <w:rPr>
                <w:ins w:id="52" w:author="Aparecida Ferreira" w:date="2026-03-09T07:47:00Z" w16du:dateUtc="2026-03-09T10:47:00Z"/>
                <w:rPrChange w:id="53" w:author="Aparecida Ferreira" w:date="2026-03-09T07:47:00Z" w16du:dateUtc="2026-03-09T10:47:00Z">
                  <w:rPr>
                    <w:ins w:id="54" w:author="Aparecida Ferreira" w:date="2026-03-09T07:47:00Z" w16du:dateUtc="2026-03-09T10:47:00Z"/>
                    <w:rFonts w:ascii="Arial" w:hAnsi="Arial" w:cs="Arial"/>
                  </w:rPr>
                </w:rPrChange>
              </w:rPr>
            </w:pPr>
            <w:r>
              <w:rPr>
                <w:rFonts w:ascii="Arial" w:hAnsi="Arial" w:cs="Arial"/>
              </w:rPr>
              <w:t>Pesquisa de campo</w:t>
            </w:r>
          </w:p>
          <w:p w14:paraId="35262643" w14:textId="047D4BFE" w:rsidR="00D32C8A" w:rsidRPr="00D32C8A" w:rsidRDefault="00D32C8A">
            <w:pPr>
              <w:pStyle w:val="Standard"/>
              <w:numPr>
                <w:ilvl w:val="0"/>
                <w:numId w:val="1"/>
              </w:numPr>
              <w:spacing w:line="360" w:lineRule="auto"/>
              <w:rPr>
                <w:b/>
                <w:bCs/>
                <w:rPrChange w:id="55" w:author="Aparecida Ferreira" w:date="2026-03-09T07:47:00Z" w16du:dateUtc="2026-03-09T10:47:00Z">
                  <w:rPr/>
                </w:rPrChange>
              </w:rPr>
            </w:pPr>
            <w:ins w:id="56" w:author="Aparecida Ferreira" w:date="2026-03-09T07:47:00Z" w16du:dateUtc="2026-03-09T10:47:00Z">
              <w:r w:rsidRPr="00D32C8A">
                <w:rPr>
                  <w:rFonts w:ascii="Arial" w:hAnsi="Arial" w:cs="Arial"/>
                  <w:b/>
                  <w:bCs/>
                  <w:rPrChange w:id="57" w:author="Aparecida Ferreira" w:date="2026-03-09T07:47:00Z" w16du:dateUtc="2026-03-09T10:47:00Z">
                    <w:rPr>
                      <w:rFonts w:ascii="Arial" w:hAnsi="Arial" w:cs="Arial"/>
                    </w:rPr>
                  </w:rPrChange>
                </w:rPr>
                <w:t>Modelagem dados</w:t>
              </w:r>
            </w:ins>
          </w:p>
          <w:p w14:paraId="4B1166BD" w14:textId="77777777" w:rsidR="00413185" w:rsidRDefault="00BB1BBF">
            <w:pPr>
              <w:pStyle w:val="Standard"/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hAnsi="Arial" w:cs="Arial"/>
              </w:rPr>
              <w:t>Entrevista</w:t>
            </w:r>
          </w:p>
          <w:p w14:paraId="759F4EE0" w14:textId="77777777" w:rsidR="00413185" w:rsidRDefault="00BB1BBF">
            <w:pPr>
              <w:pStyle w:val="Standard"/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hAnsi="Arial" w:cs="Arial"/>
              </w:rPr>
              <w:t>Levantamento das necessidades</w:t>
            </w:r>
          </w:p>
        </w:tc>
      </w:tr>
    </w:tbl>
    <w:p w14:paraId="0E5A7DCA" w14:textId="77777777" w:rsidR="00413185" w:rsidRDefault="00413185">
      <w:pPr>
        <w:pStyle w:val="Standard"/>
        <w:spacing w:line="360" w:lineRule="auto"/>
        <w:rPr>
          <w:rFonts w:ascii="Arial" w:hAnsi="Arial" w:cs="Arial"/>
        </w:rPr>
      </w:pPr>
    </w:p>
    <w:p w14:paraId="40985712" w14:textId="77777777" w:rsidR="00413185" w:rsidRDefault="00BB1BBF">
      <w:pPr>
        <w:pStyle w:val="Standard"/>
      </w:pPr>
      <w:r>
        <w:rPr>
          <w:rFonts w:ascii="Arial" w:eastAsia="Arial" w:hAnsi="Arial" w:cs="Arial"/>
        </w:rPr>
        <w:t xml:space="preserve"> </w:t>
      </w:r>
    </w:p>
    <w:p w14:paraId="2F511938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55413E5A" w14:textId="77777777" w:rsidR="00413185" w:rsidRDefault="00BB1BBF">
      <w:pPr>
        <w:pStyle w:val="Standard"/>
      </w:pPr>
      <w:r>
        <w:rPr>
          <w:rFonts w:ascii="Arial" w:hAnsi="Arial" w:cs="Arial"/>
        </w:rPr>
        <w:t>BIBLIOGRAFIA</w:t>
      </w:r>
    </w:p>
    <w:tbl>
      <w:tblPr>
        <w:tblW w:w="90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413185" w14:paraId="35D7407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1E7B3" w14:textId="5864408D" w:rsidR="00413185" w:rsidDel="004D73D9" w:rsidRDefault="00BB1BBF">
            <w:pPr>
              <w:pStyle w:val="Standard"/>
              <w:rPr>
                <w:del w:id="58" w:author="Aparecida Ferreira" w:date="2026-03-09T07:43:00Z" w16du:dateUtc="2026-03-09T10:43:00Z"/>
              </w:rPr>
            </w:pPr>
            <w:del w:id="59" w:author="Aparecida Ferreira" w:date="2026-03-09T07:43:00Z" w16du:dateUtc="2026-03-09T10:43:00Z">
              <w:r w:rsidDel="004D73D9">
                <w:rPr>
                  <w:rFonts w:ascii="Arial" w:hAnsi="Arial" w:cs="Arial"/>
                </w:rPr>
                <w:delText>Listar os principais LIVROS a serem pesquisados. (Mínimo 03 Bibliografias para cada disciplina, preferencialmente da biblioteca do CEEP)</w:delText>
              </w:r>
            </w:del>
          </w:p>
          <w:p w14:paraId="3B22922C" w14:textId="2D06F652" w:rsidR="00413185" w:rsidDel="004D73D9" w:rsidRDefault="00BB1BBF">
            <w:pPr>
              <w:pStyle w:val="Standard"/>
              <w:rPr>
                <w:del w:id="60" w:author="Aparecida Ferreira" w:date="2026-03-09T07:43:00Z" w16du:dateUtc="2026-03-09T10:43:00Z"/>
              </w:rPr>
            </w:pPr>
            <w:del w:id="61" w:author="Aparecida Ferreira" w:date="2026-03-09T07:43:00Z" w16du:dateUtc="2026-03-09T10:43:00Z">
              <w:r w:rsidDel="004D73D9">
                <w:rPr>
                  <w:rFonts w:ascii="Arial" w:hAnsi="Arial" w:cs="Arial"/>
                </w:rPr>
                <w:delText>Usar artigos:</w:delText>
              </w:r>
            </w:del>
          </w:p>
          <w:p w14:paraId="384E7B26" w14:textId="169D576C" w:rsidR="00413185" w:rsidRDefault="00BB1BBF">
            <w:pPr>
              <w:pStyle w:val="Standard"/>
            </w:pPr>
            <w:del w:id="62" w:author="Aparecida Ferreira" w:date="2026-03-09T07:43:00Z" w16du:dateUtc="2026-03-09T10:43:00Z"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"https://www.unit.br/blog/melhores-sites-para-pesquisa-academica#google"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Google Acadêmico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"https://www.unit.br/blog/melhores-sites-para-pesquisa-academica#portal"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Portal da CAPES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"https://www.unit.br/blog/melhores-sites-para-pesquisa-academica#scielo"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SciELO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"https://www.unit.br/blog/melhores-sites-para-pesquisa-academica#academia"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Academia.Edu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"https://www.unit.br/blog/melhores-sites-para-pesquisa-academica#bdtd"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BDTD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"https://www.unit.br/blog/melhores-sites-para-pesquisa-academica#science"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Science.gov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"https://www.unit.br/blog/melhores-sites-para-pesquisa-academica#eric"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Eric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"https://www.unit.br/blog/melhores-sites-para-pesquisa-academica#e-journals"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E-Journals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</w:rPr>
                <w:br/>
              </w:r>
              <w:r w:rsidDel="004D73D9">
                <w:fldChar w:fldCharType="begin"/>
              </w:r>
              <w:r w:rsidDel="004D73D9">
                <w:delInstrText xml:space="preserve"> HYPERLINK  "https://www.unit.br/blog/melhores-sites-para-pesquisa-academica#redalyc" </w:delInstrText>
              </w:r>
              <w:r w:rsidDel="004D73D9">
                <w:fldChar w:fldCharType="separate"/>
              </w:r>
              <w:r w:rsidDel="004D73D9">
                <w:rPr>
                  <w:rStyle w:val="Internetlink"/>
                  <w:rFonts w:ascii="Arial" w:hAnsi="Arial" w:cs="Arial"/>
                  <w:color w:val="2D93EE"/>
                </w:rPr>
                <w:delText> Redalyc</w:delText>
              </w:r>
              <w:r w:rsidDel="004D73D9">
                <w:fldChar w:fldCharType="end"/>
              </w:r>
              <w:r w:rsidDel="004D73D9">
                <w:rPr>
                  <w:rFonts w:ascii="Arial" w:hAnsi="Arial" w:cs="Arial"/>
                  <w:color w:val="000000"/>
                  <w:shd w:val="clear" w:color="auto" w:fill="F5F5F5"/>
                </w:rPr>
                <w:delText> </w:delText>
              </w:r>
            </w:del>
            <w:ins w:id="63" w:author="Aparecida Ferreira" w:date="2026-03-09T07:43:00Z">
              <w:r w:rsidR="00585769" w:rsidRPr="00585769">
                <w:rPr>
                  <w:rFonts w:ascii="Arial" w:hAnsi="Arial" w:cs="Arial"/>
                  <w:color w:val="000000"/>
                  <w:shd w:val="clear" w:color="auto" w:fill="F5F5F5"/>
                </w:rPr>
                <w:t>CALZA, Priscila Cervantes. </w:t>
              </w:r>
              <w:r w:rsidR="00585769" w:rsidRPr="00585769">
                <w:rPr>
                  <w:rFonts w:ascii="Arial" w:hAnsi="Arial" w:cs="Arial"/>
                  <w:b/>
                  <w:bCs/>
                  <w:color w:val="000000"/>
                  <w:shd w:val="clear" w:color="auto" w:fill="F5F5F5"/>
                </w:rPr>
                <w:t>Skate: sistema de preparação do desportista de competição</w:t>
              </w:r>
              <w:r w:rsidR="00585769" w:rsidRPr="00585769">
                <w:rPr>
                  <w:rFonts w:ascii="Arial" w:hAnsi="Arial" w:cs="Arial"/>
                  <w:color w:val="000000"/>
                  <w:shd w:val="clear" w:color="auto" w:fill="F5F5F5"/>
                </w:rPr>
                <w:t>. [sn], 2007.</w:t>
              </w:r>
            </w:ins>
          </w:p>
        </w:tc>
      </w:tr>
    </w:tbl>
    <w:p w14:paraId="1DD1D387" w14:textId="77777777" w:rsidR="00413185" w:rsidRDefault="00413185">
      <w:pPr>
        <w:pStyle w:val="Standard"/>
        <w:rPr>
          <w:rFonts w:ascii="Arial" w:hAnsi="Arial" w:cs="Arial"/>
        </w:rPr>
      </w:pPr>
    </w:p>
    <w:p w14:paraId="15ACACE6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1C71B8A4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51C53130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14FCCE77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41895E68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4DF797F1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2E8CE26D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6DD73C52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753215FD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1D828306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32E93740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37F96353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75642F28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1F7200BA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7392A853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5C50604D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128B5666" w14:textId="77777777" w:rsidR="00413185" w:rsidRDefault="00413185">
      <w:pPr>
        <w:pStyle w:val="Standard"/>
        <w:rPr>
          <w:rFonts w:ascii="Arial" w:eastAsia="Arial" w:hAnsi="Arial" w:cs="Arial"/>
        </w:rPr>
      </w:pPr>
    </w:p>
    <w:p w14:paraId="067E342A" w14:textId="77777777" w:rsidR="00413185" w:rsidRDefault="00BB1BBF">
      <w:pPr>
        <w:pStyle w:val="Standard"/>
      </w:pP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32A3F012" w14:textId="77777777" w:rsidR="00413185" w:rsidRDefault="00BB1BBF">
      <w:pPr>
        <w:pStyle w:val="Standard"/>
      </w:pPr>
      <w:r>
        <w:rPr>
          <w:noProof/>
        </w:rPr>
        <w:lastRenderedPageBreak/>
        <w:drawing>
          <wp:inline distT="0" distB="0" distL="0" distR="0" wp14:anchorId="6DD2AF2D" wp14:editId="46975452">
            <wp:extent cx="5760000" cy="5294520"/>
            <wp:effectExtent l="0" t="0" r="0" b="1380"/>
            <wp:docPr id="1882392018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945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tbl>
      <w:tblPr>
        <w:tblW w:w="8985" w:type="dxa"/>
        <w:jc w:val="righ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6"/>
        <w:gridCol w:w="2485"/>
        <w:gridCol w:w="1744"/>
      </w:tblGrid>
      <w:tr w:rsidR="00413185" w14:paraId="59AFCDDD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DC0F3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  <w:b/>
                <w:bCs/>
              </w:rPr>
              <w:t>Autorizado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FFF06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  <w:b/>
                <w:bCs/>
              </w:rPr>
              <w:t>Professor(a)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74D5D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  <w:b/>
                <w:bCs/>
              </w:rPr>
              <w:t>Data</w:t>
            </w:r>
          </w:p>
        </w:tc>
      </w:tr>
      <w:tr w:rsidR="00413185" w14:paraId="0754378C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97266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</w:rPr>
              <w:t>Análise de projetos e sistemas:</w:t>
            </w:r>
          </w:p>
          <w:p w14:paraId="76268818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</w:rPr>
              <w:t>Banco de dados:</w:t>
            </w:r>
          </w:p>
          <w:p w14:paraId="3F400724" w14:textId="77777777" w:rsidR="00413185" w:rsidRDefault="00BB1BBF">
            <w:pPr>
              <w:pStyle w:val="Standard"/>
            </w:pPr>
            <w:r>
              <w:rPr>
                <w:rFonts w:ascii="Arial" w:hAnsi="Arial" w:cs="Arial"/>
              </w:rPr>
              <w:t>Web design:</w:t>
            </w:r>
          </w:p>
          <w:p w14:paraId="165EC4D3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196D6" w14:textId="77777777" w:rsidR="00413185" w:rsidRDefault="00BB1BBF">
            <w:pPr>
              <w:pStyle w:val="Standard"/>
              <w:snapToGrid w:val="0"/>
            </w:pPr>
            <w:r>
              <w:rPr>
                <w:rFonts w:ascii="Arial" w:hAnsi="Arial" w:cs="Arial"/>
                <w:b/>
                <w:bCs/>
              </w:rPr>
              <w:t>Aparecida</w:t>
            </w:r>
          </w:p>
          <w:p w14:paraId="53F474D2" w14:textId="77777777" w:rsidR="00413185" w:rsidRDefault="00BB1BBF">
            <w:pPr>
              <w:pStyle w:val="Standard"/>
              <w:snapToGrid w:val="0"/>
            </w:pPr>
            <w:r>
              <w:rPr>
                <w:rFonts w:ascii="Arial" w:hAnsi="Arial" w:cs="Arial"/>
                <w:b/>
                <w:bCs/>
              </w:rPr>
              <w:t>Célia</w:t>
            </w:r>
          </w:p>
          <w:p w14:paraId="64327766" w14:textId="77777777" w:rsidR="00413185" w:rsidRDefault="00BB1BBF">
            <w:pPr>
              <w:pStyle w:val="Standard"/>
              <w:snapToGrid w:val="0"/>
            </w:pPr>
            <w:r>
              <w:rPr>
                <w:rFonts w:ascii="Arial" w:hAnsi="Arial" w:cs="Arial"/>
                <w:b/>
                <w:bCs/>
              </w:rPr>
              <w:t>Reinaldo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B7F75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  <w:p w14:paraId="5CF5B1ED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  <w:p w14:paraId="58B7A5D7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  <w:p w14:paraId="186213A8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  <w:p w14:paraId="0598D2C0" w14:textId="77777777" w:rsidR="00413185" w:rsidRDefault="00413185">
            <w:pPr>
              <w:pStyle w:val="Standard"/>
              <w:snapToGrid w:val="0"/>
              <w:rPr>
                <w:rFonts w:ascii="Arial" w:hAnsi="Arial" w:cs="Arial"/>
                <w:b/>
                <w:bCs/>
              </w:rPr>
            </w:pPr>
          </w:p>
          <w:p w14:paraId="52D9C480" w14:textId="77777777" w:rsidR="00413185" w:rsidRDefault="00413185">
            <w:pPr>
              <w:pStyle w:val="Standard"/>
              <w:rPr>
                <w:rFonts w:ascii="Arial" w:hAnsi="Arial" w:cs="Arial"/>
                <w:b/>
                <w:bCs/>
              </w:rPr>
            </w:pPr>
          </w:p>
        </w:tc>
      </w:tr>
    </w:tbl>
    <w:p w14:paraId="44E3AF8E" w14:textId="77777777" w:rsidR="00413185" w:rsidRDefault="00413185">
      <w:pPr>
        <w:pStyle w:val="Standard"/>
        <w:rPr>
          <w:rFonts w:ascii="Arial" w:hAnsi="Arial" w:cs="Arial"/>
          <w:b/>
        </w:rPr>
      </w:pPr>
    </w:p>
    <w:sectPr w:rsidR="00413185">
      <w:headerReference w:type="default" r:id="rId12"/>
      <w:pgSz w:w="11906" w:h="16838"/>
      <w:pgMar w:top="1701" w:right="1134" w:bottom="1134" w:left="1701" w:header="708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Aparecida Ferreira" w:date="2026-03-09T07:32:00Z" w:initials="AF">
    <w:p w14:paraId="5E9A34BB" w14:textId="3702C0F8" w:rsidR="00C93CAB" w:rsidRDefault="00C93CAB">
      <w:pPr>
        <w:pStyle w:val="Textodecomentrio"/>
      </w:pPr>
      <w:r>
        <w:rPr>
          <w:rStyle w:val="Refdecomentrio"/>
        </w:rPr>
        <w:annotationRef/>
      </w:r>
      <w:r w:rsidR="00DB141F">
        <w:t>FUNDAMENTAR:  O que são competições de skate.</w:t>
      </w:r>
      <w:r w:rsidR="00CA7654">
        <w:t xml:space="preserve"> História.</w:t>
      </w:r>
    </w:p>
  </w:comment>
  <w:comment w:id="16" w:author="Aparecida Ferreira" w:date="2026-03-09T07:33:00Z" w:initials="AF">
    <w:p w14:paraId="4C7B2C6E" w14:textId="5753F364" w:rsidR="00DB141F" w:rsidRDefault="00DB141F">
      <w:pPr>
        <w:pStyle w:val="Textodecomentrio"/>
      </w:pPr>
      <w:r>
        <w:rPr>
          <w:rStyle w:val="Refdecomentrio"/>
        </w:rPr>
        <w:annotationRef/>
      </w:r>
      <w:r>
        <w:t>Fundamentar</w:t>
      </w:r>
      <w:r w:rsidR="00CA7654">
        <w:t>: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9A34BB" w15:done="0"/>
  <w15:commentEx w15:paraId="4C7B2C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3F0A24" w16cex:dateUtc="2026-03-09T10:32:00Z"/>
  <w16cex:commentExtensible w16cex:durableId="0FF2DC01" w16cex:dateUtc="2026-03-09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9A34BB" w16cid:durableId="1B3F0A24"/>
  <w16cid:commentId w16cid:paraId="4C7B2C6E" w16cid:durableId="0FF2DC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F92D" w14:textId="77777777" w:rsidR="00BB1BBF" w:rsidRDefault="00BB1BBF">
      <w:r>
        <w:separator/>
      </w:r>
    </w:p>
  </w:endnote>
  <w:endnote w:type="continuationSeparator" w:id="0">
    <w:p w14:paraId="5FCF03AA" w14:textId="77777777" w:rsidR="00BB1BBF" w:rsidRDefault="00BB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eeSans">
    <w:charset w:val="00"/>
    <w:family w:val="auto"/>
    <w:pitch w:val="variable"/>
  </w:font>
  <w:font w:name="Noto Sans CJK SC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5A7A9" w14:textId="77777777" w:rsidR="00BB1BBF" w:rsidRDefault="00BB1BBF">
      <w:r>
        <w:rPr>
          <w:color w:val="000000"/>
        </w:rPr>
        <w:separator/>
      </w:r>
    </w:p>
  </w:footnote>
  <w:footnote w:type="continuationSeparator" w:id="0">
    <w:p w14:paraId="3CB34346" w14:textId="77777777" w:rsidR="00BB1BBF" w:rsidRDefault="00BB1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6" w:type="dxa"/>
      <w:tblInd w:w="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0"/>
      <w:gridCol w:w="5039"/>
      <w:gridCol w:w="1587"/>
    </w:tblGrid>
    <w:tr w:rsidR="003C7351" w14:paraId="702AB4B7" w14:textId="77777777">
      <w:tblPrEx>
        <w:tblCellMar>
          <w:top w:w="0" w:type="dxa"/>
          <w:bottom w:w="0" w:type="dxa"/>
        </w:tblCellMar>
      </w:tblPrEx>
      <w:trPr>
        <w:trHeight w:val="1550"/>
      </w:trPr>
      <w:tc>
        <w:tcPr>
          <w:tcW w:w="24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6E2AE2D" w14:textId="77777777" w:rsidR="00BB1BBF" w:rsidRDefault="00BB1BBF">
          <w:pPr>
            <w:pStyle w:val="Cabealho"/>
            <w:tabs>
              <w:tab w:val="clear" w:pos="4252"/>
              <w:tab w:val="clear" w:pos="8504"/>
              <w:tab w:val="center" w:pos="4819"/>
              <w:tab w:val="right" w:pos="9639"/>
            </w:tabs>
            <w:spacing w:after="0" w:line="240" w:lineRule="auto"/>
          </w:pPr>
          <w:r>
            <w:rPr>
              <w:noProof/>
            </w:rPr>
            <w:drawing>
              <wp:inline distT="0" distB="0" distL="0" distR="0" wp14:anchorId="2F4ECD43" wp14:editId="7D254220">
                <wp:extent cx="1482840" cy="590400"/>
                <wp:effectExtent l="0" t="0" r="3060" b="150"/>
                <wp:docPr id="1678487826" name="Figura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84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140B3E3" w14:textId="77777777" w:rsidR="00BB1BBF" w:rsidRDefault="00BB1BBF">
          <w:pPr>
            <w:pStyle w:val="Cabealho"/>
            <w:spacing w:after="0" w:line="240" w:lineRule="auto"/>
            <w:jc w:val="center"/>
          </w:pPr>
          <w:r>
            <w:rPr>
              <w:b/>
              <w:color w:val="000000"/>
              <w:sz w:val="24"/>
              <w:szCs w:val="24"/>
            </w:rPr>
            <w:t>Escola Humberto AC Branco, CE CM Mal-Ef MP</w:t>
          </w:r>
        </w:p>
        <w:p w14:paraId="0A41E682" w14:textId="77777777" w:rsidR="00BB1BBF" w:rsidRDefault="00BB1BBF">
          <w:pPr>
            <w:pStyle w:val="Cabealho"/>
            <w:pBdr>
              <w:bottom w:val="single" w:sz="12" w:space="1" w:color="000000"/>
            </w:pBdr>
            <w:spacing w:after="0" w:line="240" w:lineRule="auto"/>
            <w:jc w:val="center"/>
          </w:pPr>
          <w:r>
            <w:rPr>
              <w:sz w:val="18"/>
              <w:szCs w:val="18"/>
            </w:rPr>
            <w:t>Rua Euclides da Cunha, 405 Pq Sao Paulo 85.803-590 - Cascavel.</w:t>
          </w:r>
        </w:p>
        <w:p w14:paraId="1D34B0F1" w14:textId="77777777" w:rsidR="00BB1BBF" w:rsidRDefault="00BB1BBF">
          <w:pPr>
            <w:pStyle w:val="Cabealho"/>
            <w:pBdr>
              <w:bottom w:val="single" w:sz="12" w:space="1" w:color="000000"/>
            </w:pBdr>
            <w:spacing w:after="0" w:line="240" w:lineRule="auto"/>
            <w:jc w:val="center"/>
          </w:pPr>
          <w:r>
            <w:rPr>
              <w:sz w:val="20"/>
              <w:szCs w:val="20"/>
            </w:rPr>
            <w:t>Telefone: (45) 3222-0410</w:t>
          </w:r>
        </w:p>
        <w:p w14:paraId="0974CB5F" w14:textId="77777777" w:rsidR="00BB1BBF" w:rsidRDefault="00BB1BBF">
          <w:pPr>
            <w:pStyle w:val="Cabealho"/>
            <w:pBdr>
              <w:bottom w:val="single" w:sz="12" w:space="1" w:color="000000"/>
            </w:pBdr>
            <w:spacing w:after="0" w:line="240" w:lineRule="auto"/>
            <w:jc w:val="center"/>
          </w:pPr>
          <w:r>
            <w:rPr>
              <w:sz w:val="20"/>
              <w:szCs w:val="20"/>
            </w:rPr>
            <w:t>Email: cschumbertobranco@seed.pr.gov.br</w:t>
          </w:r>
        </w:p>
        <w:p w14:paraId="60AAA95E" w14:textId="77777777" w:rsidR="00BB1BBF" w:rsidRDefault="00BB1BBF">
          <w:pPr>
            <w:pStyle w:val="Cabealho"/>
            <w:pBdr>
              <w:bottom w:val="single" w:sz="12" w:space="1" w:color="000000"/>
            </w:pBdr>
            <w:spacing w:after="0" w:line="240" w:lineRule="auto"/>
            <w:jc w:val="center"/>
          </w:pPr>
        </w:p>
      </w:tc>
      <w:tc>
        <w:tcPr>
          <w:tcW w:w="158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E305B49" w14:textId="77777777" w:rsidR="00BB1BBF" w:rsidRDefault="00BB1BBF">
          <w:pPr>
            <w:pStyle w:val="Cabealho"/>
            <w:tabs>
              <w:tab w:val="clear" w:pos="4252"/>
              <w:tab w:val="clear" w:pos="8504"/>
              <w:tab w:val="center" w:pos="4819"/>
              <w:tab w:val="right" w:pos="9639"/>
            </w:tabs>
            <w:spacing w:after="0" w:line="240" w:lineRule="auto"/>
          </w:pPr>
          <w:r>
            <w:rPr>
              <w:noProof/>
            </w:rPr>
            <w:drawing>
              <wp:inline distT="0" distB="0" distL="0" distR="0" wp14:anchorId="1966CE12" wp14:editId="17FC598A">
                <wp:extent cx="887759" cy="912599"/>
                <wp:effectExtent l="0" t="0" r="7591" b="1801"/>
                <wp:docPr id="1837895171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2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59" cy="91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63CF56" w14:textId="77777777" w:rsidR="00BB1BBF" w:rsidRDefault="00BB1BBF">
    <w:pPr>
      <w:pStyle w:val="Cabealho"/>
      <w:tabs>
        <w:tab w:val="clear" w:pos="4252"/>
        <w:tab w:val="clear" w:pos="8504"/>
        <w:tab w:val="center" w:pos="4819"/>
        <w:tab w:val="right" w:pos="9639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22903"/>
    <w:multiLevelType w:val="multilevel"/>
    <w:tmpl w:val="3642140E"/>
    <w:styleLink w:val="WWNum1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655991152">
    <w:abstractNumId w:val="0"/>
  </w:num>
  <w:num w:numId="2" w16cid:durableId="796139799">
    <w:abstractNumId w:val="0"/>
    <w:lvlOverride w:ilv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parecida Ferreira">
    <w15:presenceInfo w15:providerId="Windows Live" w15:userId="1b38a5bfa2288c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13185"/>
    <w:rsid w:val="00134B2B"/>
    <w:rsid w:val="00164C33"/>
    <w:rsid w:val="00336B8B"/>
    <w:rsid w:val="00413185"/>
    <w:rsid w:val="004D73D9"/>
    <w:rsid w:val="0054449D"/>
    <w:rsid w:val="00585769"/>
    <w:rsid w:val="005C7540"/>
    <w:rsid w:val="007B229E"/>
    <w:rsid w:val="00883596"/>
    <w:rsid w:val="00A6498C"/>
    <w:rsid w:val="00BB1BBF"/>
    <w:rsid w:val="00BC4771"/>
    <w:rsid w:val="00C93CAB"/>
    <w:rsid w:val="00CA7654"/>
    <w:rsid w:val="00D32C8A"/>
    <w:rsid w:val="00DB141F"/>
    <w:rsid w:val="00DC51A9"/>
    <w:rsid w:val="00E72EC1"/>
    <w:rsid w:val="00F9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98EF"/>
  <w15:docId w15:val="{7830E740-9894-4CC6-BB0D-301E1FE7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ascii="Calibri" w:eastAsia="Times New Roman" w:hAnsi="Calibri" w:cs="Calibri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  <w:rPr>
      <w:rFonts w:cs="FreeSans"/>
    </w:rPr>
  </w:style>
  <w:style w:type="paragraph" w:styleId="Legenda">
    <w:name w:val="caption"/>
    <w:basedOn w:val="Standard"/>
    <w:next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Standard"/>
    <w:pPr>
      <w:tabs>
        <w:tab w:val="center" w:pos="4252"/>
        <w:tab w:val="right" w:pos="8504"/>
      </w:tabs>
    </w:pPr>
    <w:rPr>
      <w:rFonts w:cs="Times New Roman"/>
    </w:rPr>
  </w:style>
  <w:style w:type="paragraph" w:styleId="Rodap">
    <w:name w:val="footer"/>
    <w:basedOn w:val="Standard"/>
    <w:pPr>
      <w:tabs>
        <w:tab w:val="center" w:pos="4252"/>
        <w:tab w:val="right" w:pos="8504"/>
      </w:tabs>
    </w:pPr>
    <w:rPr>
      <w:rFonts w:cs="Times New Roma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Recuodecorpodetexto31">
    <w:name w:val="Recuo de corpo de texto 31"/>
    <w:basedOn w:val="Standard"/>
    <w:pPr>
      <w:widowControl w:val="0"/>
      <w:spacing w:line="360" w:lineRule="auto"/>
      <w:ind w:left="1701"/>
      <w:jc w:val="both"/>
    </w:pPr>
    <w:rPr>
      <w:rFonts w:ascii="Arial" w:eastAsia="Arial" w:hAnsi="Arial" w:cs="Times New Roman"/>
      <w:sz w:val="24"/>
      <w:szCs w:val="20"/>
    </w:rPr>
  </w:style>
  <w:style w:type="paragraph" w:customStyle="1" w:styleId="Textodebalo1">
    <w:name w:val="Texto de balão1"/>
    <w:basedOn w:val="Standard"/>
    <w:rPr>
      <w:rFonts w:ascii="Tahoma" w:eastAsia="Tahoma" w:hAnsi="Tahoma" w:cs="Times New Roman"/>
      <w:sz w:val="16"/>
      <w:szCs w:val="16"/>
    </w:rPr>
  </w:style>
  <w:style w:type="character" w:customStyle="1" w:styleId="DefaultParagraphFontWW">
    <w:name w:val="Default Paragraph Font (WW)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Recuodecorpodetexto3Char">
    <w:name w:val="Recuo de corpo de texto 3 Char"/>
    <w:rPr>
      <w:rFonts w:ascii="Arial" w:eastAsia="Times New Roman" w:hAnsi="Arial" w:cs="Arial"/>
      <w:sz w:val="24"/>
    </w:rPr>
  </w:style>
  <w:style w:type="character" w:customStyle="1" w:styleId="CabealhoChar">
    <w:name w:val="Cabeçalho Char"/>
    <w:rPr>
      <w:rFonts w:eastAsia="Times New Roman" w:cs="Calibri"/>
      <w:sz w:val="22"/>
      <w:szCs w:val="22"/>
    </w:rPr>
  </w:style>
  <w:style w:type="character" w:customStyle="1" w:styleId="TextodebaloChar">
    <w:name w:val="Texto de balão Char"/>
    <w:rPr>
      <w:rFonts w:ascii="Tahoma" w:eastAsia="Times New Roman" w:hAnsi="Tahoma" w:cs="Tahoma"/>
      <w:sz w:val="16"/>
      <w:szCs w:val="16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RodapChar">
    <w:name w:val="Rodapé Char"/>
    <w:rPr>
      <w:rFonts w:eastAsia="Times New Roman" w:cs="Calibri"/>
      <w:sz w:val="22"/>
      <w:szCs w:val="22"/>
    </w:rPr>
  </w:style>
  <w:style w:type="character" w:customStyle="1" w:styleId="WW8Num1z0">
    <w:name w:val="WW8Num1z0"/>
    <w:rPr>
      <w:rFonts w:ascii="Courier New" w:eastAsia="Courier New" w:hAnsi="Courier New" w:cs="Courier New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Fontepargpadro1">
    <w:name w:val="Fonte parág. padrão1"/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paragraph" w:styleId="Reviso">
    <w:name w:val="Revision"/>
    <w:hidden/>
    <w:uiPriority w:val="99"/>
    <w:semiHidden/>
    <w:rsid w:val="00164C33"/>
    <w:pPr>
      <w:widowControl/>
      <w:suppressAutoHyphens w:val="0"/>
      <w:autoSpaceDN/>
      <w:textAlignment w:val="auto"/>
    </w:pPr>
    <w:rPr>
      <w:rFonts w:cs="Mangal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C93C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93CAB"/>
    <w:rPr>
      <w:rFonts w:cs="Mangal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93CAB"/>
    <w:rPr>
      <w:rFonts w:cs="Mangal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93C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93CAB"/>
    <w:rPr>
      <w:rFonts w:cs="Mangal"/>
      <w:b/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1190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740.ch sg2</dc:creator>
  <cp:lastModifiedBy>Aparecida Ferreira</cp:lastModifiedBy>
  <cp:revision>2</cp:revision>
  <cp:lastPrinted>2013-03-13T16:42:00Z</cp:lastPrinted>
  <dcterms:created xsi:type="dcterms:W3CDTF">2026-03-09T10:51:00Z</dcterms:created>
  <dcterms:modified xsi:type="dcterms:W3CDTF">2026-03-09T10:51:00Z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68DD179680E348EF8ED9B776C096B2E8_12</vt:lpwstr>
  </property>
  <property fmtid="{D5CDD505-2E9C-101B-9397-08002B2CF9AE}" pid="3" name="KSOProductBuildVer">
    <vt:lpwstr>1046-12.2.0.23196</vt:lpwstr>
  </property>
</Properties>
</file>